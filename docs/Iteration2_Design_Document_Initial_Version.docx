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1F9E" w14:textId="77777777" w:rsidR="00E43F51" w:rsidRDefault="00E43F51" w:rsidP="00B80D02">
      <w:pPr>
        <w:pStyle w:val="a5"/>
        <w:rPr>
          <w:rFonts w:hint="eastAsia"/>
        </w:rPr>
      </w:pPr>
      <w:r>
        <w:rPr>
          <w:noProof/>
        </w:rPr>
        <w:drawing>
          <wp:inline distT="0" distB="0" distL="0" distR="0" wp14:anchorId="11D792A3" wp14:editId="16213914">
            <wp:extent cx="3286634" cy="1406165"/>
            <wp:effectExtent l="0" t="0" r="0" b="0"/>
            <wp:docPr id="102153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210" name=""/>
                    <pic:cNvPicPr/>
                  </pic:nvPicPr>
                  <pic:blipFill>
                    <a:blip r:embed="rId8">
                      <a:extLst>
                        <a:ext uri="{28A0092B-C50C-407E-A947-70E740481C1C}">
                          <a14:useLocalDpi xmlns:a14="http://schemas.microsoft.com/office/drawing/2010/main"/>
                        </a:ext>
                      </a:extLst>
                    </a:blip>
                    <a:stretch>
                      <a:fillRect/>
                    </a:stretch>
                  </pic:blipFill>
                  <pic:spPr>
                    <a:xfrm>
                      <a:off x="0" y="0"/>
                      <a:ext cx="3286634" cy="1406165"/>
                    </a:xfrm>
                    <a:prstGeom prst="rect">
                      <a:avLst/>
                    </a:prstGeom>
                  </pic:spPr>
                </pic:pic>
              </a:graphicData>
            </a:graphic>
          </wp:inline>
        </w:drawing>
      </w:r>
    </w:p>
    <w:p w14:paraId="4D11FEC4" w14:textId="29B1A383" w:rsidR="00E43F51" w:rsidRPr="005252E0" w:rsidRDefault="00B80D02" w:rsidP="00E43F51">
      <w:pPr>
        <w:pStyle w:val="a5"/>
        <w:rPr>
          <w:rFonts w:ascii="Times New Roman" w:hAnsi="Times New Roman" w:cs="Times New Roman"/>
          <w:color w:val="000000" w:themeColor="text1"/>
          <w:sz w:val="72"/>
          <w:szCs w:val="72"/>
        </w:rPr>
      </w:pPr>
      <w:r w:rsidRPr="00B80D02">
        <w:rPr>
          <w:rFonts w:ascii="Times New Roman" w:hAnsi="Times New Roman" w:cs="Times New Roman"/>
          <w:color w:val="000000" w:themeColor="text1"/>
          <w:sz w:val="72"/>
          <w:szCs w:val="72"/>
        </w:rPr>
        <w:t>Design Document</w:t>
      </w:r>
    </w:p>
    <w:p w14:paraId="46677441" w14:textId="43AEE3D5" w:rsidR="00E43F51" w:rsidRDefault="00113B9B" w:rsidP="00E43F51">
      <w:pPr>
        <w:jc w:val="center"/>
        <w:rPr>
          <w:rFonts w:ascii="Times New Roman" w:hAnsi="Times New Roman" w:cs="Times New Roman"/>
          <w:sz w:val="36"/>
          <w:szCs w:val="36"/>
        </w:rPr>
      </w:pPr>
      <w:r w:rsidRPr="00113B9B">
        <w:rPr>
          <w:rFonts w:ascii="Times New Roman" w:hAnsi="Times New Roman" w:cs="Times New Roman"/>
          <w:sz w:val="36"/>
          <w:szCs w:val="36"/>
        </w:rPr>
        <w:t>for</w:t>
      </w:r>
      <w:r w:rsidRPr="00113B9B">
        <w:rPr>
          <w:rFonts w:ascii="Times New Roman" w:hAnsi="Times New Roman" w:cs="Times New Roman" w:hint="eastAsia"/>
          <w:sz w:val="36"/>
          <w:szCs w:val="36"/>
        </w:rPr>
        <w:t xml:space="preserve"> </w:t>
      </w:r>
      <w:r w:rsidR="005E3337" w:rsidRPr="005E3337">
        <w:rPr>
          <w:rFonts w:ascii="Times New Roman" w:hAnsi="Times New Roman" w:cs="Times New Roman"/>
          <w:sz w:val="36"/>
          <w:szCs w:val="36"/>
        </w:rPr>
        <w:t xml:space="preserve">ELORA — </w:t>
      </w:r>
      <w:r w:rsidR="00B80D02">
        <w:rPr>
          <w:rFonts w:ascii="Times New Roman" w:eastAsiaTheme="minorEastAsia" w:hAnsi="Times New Roman" w:cs="Times New Roman" w:hint="eastAsia"/>
          <w:sz w:val="36"/>
          <w:szCs w:val="36"/>
        </w:rPr>
        <w:t>Initial</w:t>
      </w:r>
      <w:r w:rsidR="008B17AD" w:rsidRPr="008B17AD">
        <w:rPr>
          <w:rFonts w:ascii="Times New Roman" w:hAnsi="Times New Roman" w:cs="Times New Roman"/>
          <w:sz w:val="36"/>
          <w:szCs w:val="36"/>
        </w:rPr>
        <w:t xml:space="preserve"> </w:t>
      </w:r>
      <w:r w:rsidR="008B17AD" w:rsidRPr="00897EAE">
        <w:rPr>
          <w:rFonts w:ascii="Times New Roman" w:hAnsi="Times New Roman" w:cs="Times New Roman"/>
          <w:sz w:val="36"/>
          <w:szCs w:val="36"/>
          <w:u w:val="single"/>
        </w:rPr>
        <w:t>Version</w:t>
      </w:r>
    </w:p>
    <w:p w14:paraId="09E3AD4B" w14:textId="77777777" w:rsidR="00E43F51" w:rsidRDefault="00E43F51" w:rsidP="00E43F51">
      <w:pPr>
        <w:jc w:val="center"/>
        <w:rPr>
          <w:rFonts w:ascii="Times New Roman" w:eastAsiaTheme="minorEastAsia" w:hAnsi="Times New Roman" w:cs="Times New Roman"/>
          <w:sz w:val="28"/>
          <w:szCs w:val="28"/>
        </w:rPr>
      </w:pPr>
    </w:p>
    <w:p w14:paraId="57911017" w14:textId="77777777" w:rsidR="004C7A9C" w:rsidRDefault="004C7A9C" w:rsidP="00E43F51">
      <w:pPr>
        <w:jc w:val="center"/>
        <w:rPr>
          <w:rFonts w:ascii="Times New Roman" w:eastAsiaTheme="minorEastAsia" w:hAnsi="Times New Roman" w:cs="Times New Roman"/>
          <w:sz w:val="28"/>
          <w:szCs w:val="28"/>
        </w:rPr>
      </w:pPr>
    </w:p>
    <w:p w14:paraId="3213D0F5" w14:textId="77777777" w:rsidR="004C7A9C" w:rsidRPr="004C7A9C" w:rsidRDefault="004C7A9C" w:rsidP="00E43F51">
      <w:pPr>
        <w:jc w:val="center"/>
        <w:rPr>
          <w:rFonts w:ascii="Times New Roman" w:eastAsiaTheme="minorEastAsia" w:hAnsi="Times New Roman" w:cs="Times New Roman"/>
          <w:sz w:val="28"/>
          <w:szCs w:val="28"/>
        </w:rPr>
      </w:pPr>
    </w:p>
    <w:p w14:paraId="7E7BDB40" w14:textId="77777777" w:rsidR="00E43F51" w:rsidRDefault="00E43F51" w:rsidP="00E43F51">
      <w:pPr>
        <w:jc w:val="center"/>
        <w:rPr>
          <w:rFonts w:ascii="Times New Roman" w:hAnsi="Times New Roman" w:cs="Times New Roman"/>
          <w:sz w:val="36"/>
          <w:szCs w:val="36"/>
        </w:rPr>
      </w:pPr>
      <w:r w:rsidRPr="76EA910F">
        <w:rPr>
          <w:rFonts w:ascii="Times New Roman" w:hAnsi="Times New Roman" w:cs="Times New Roman"/>
          <w:sz w:val="36"/>
          <w:szCs w:val="36"/>
        </w:rPr>
        <w:t>Author: Yimiao Hao</w:t>
      </w:r>
    </w:p>
    <w:p w14:paraId="7097319D" w14:textId="77777777" w:rsidR="00E43F51" w:rsidRDefault="00E43F51" w:rsidP="00E43F51">
      <w:pPr>
        <w:ind w:leftChars="-64" w:left="-154" w:rightChars="-90" w:right="-216"/>
        <w:jc w:val="center"/>
        <w:rPr>
          <w:rFonts w:ascii="Times New Roman" w:hAnsi="Times New Roman" w:cs="Times New Roman"/>
          <w:sz w:val="36"/>
          <w:szCs w:val="36"/>
        </w:rPr>
      </w:pPr>
      <w:proofErr w:type="spellStart"/>
      <w:r w:rsidRPr="76EA910F">
        <w:rPr>
          <w:rFonts w:ascii="Times New Roman" w:hAnsi="Times New Roman" w:cs="Times New Roman"/>
          <w:sz w:val="36"/>
          <w:szCs w:val="36"/>
        </w:rPr>
        <w:t>Programme</w:t>
      </w:r>
      <w:proofErr w:type="spellEnd"/>
      <w:r w:rsidRPr="76EA910F">
        <w:rPr>
          <w:rFonts w:ascii="Times New Roman" w:hAnsi="Times New Roman" w:cs="Times New Roman"/>
          <w:sz w:val="36"/>
          <w:szCs w:val="36"/>
        </w:rPr>
        <w:t>: SETU — BSc Software Development (Year 4)</w:t>
      </w:r>
    </w:p>
    <w:p w14:paraId="73574E8A" w14:textId="6B9C8C45" w:rsidR="00E43F51" w:rsidRDefault="00E43F51" w:rsidP="00E43F51">
      <w:pPr>
        <w:spacing w:after="0"/>
        <w:jc w:val="center"/>
        <w:rPr>
          <w:rFonts w:ascii="Times New Roman" w:hAnsi="Times New Roman" w:cs="Times New Roman"/>
          <w:sz w:val="36"/>
          <w:szCs w:val="36"/>
          <w:u w:val="single"/>
        </w:rPr>
      </w:pPr>
      <w:r w:rsidRPr="76EA910F">
        <w:rPr>
          <w:rFonts w:ascii="Times New Roman" w:hAnsi="Times New Roman" w:cs="Times New Roman"/>
          <w:sz w:val="36"/>
          <w:szCs w:val="36"/>
        </w:rPr>
        <w:t>Supervisor:</w:t>
      </w:r>
      <w:r w:rsidRPr="76EA910F">
        <w:rPr>
          <w:rFonts w:ascii="Times New Roman" w:hAnsi="Times New Roman" w:cs="Times New Roman"/>
          <w:sz w:val="36"/>
          <w:szCs w:val="36"/>
          <w:u w:val="single"/>
        </w:rPr>
        <w:t xml:space="preserve">  Omer </w:t>
      </w:r>
      <w:proofErr w:type="gramStart"/>
      <w:r w:rsidRPr="76EA910F">
        <w:rPr>
          <w:rFonts w:ascii="Times New Roman" w:hAnsi="Times New Roman" w:cs="Times New Roman"/>
          <w:sz w:val="36"/>
          <w:szCs w:val="36"/>
          <w:u w:val="single"/>
        </w:rPr>
        <w:t xml:space="preserve">Ali  </w:t>
      </w:r>
      <w:r>
        <w:tab/>
      </w:r>
      <w:proofErr w:type="gramEnd"/>
      <w:r w:rsidRPr="76EA910F">
        <w:rPr>
          <w:rFonts w:ascii="Times New Roman" w:hAnsi="Times New Roman" w:cs="Times New Roman"/>
          <w:sz w:val="36"/>
          <w:szCs w:val="36"/>
        </w:rPr>
        <w:t>Date</w:t>
      </w:r>
      <w:bookmarkStart w:id="0" w:name="_Int_YN7KMDND"/>
      <w:r w:rsidRPr="76EA910F">
        <w:rPr>
          <w:rFonts w:ascii="Times New Roman" w:hAnsi="Times New Roman" w:cs="Times New Roman"/>
          <w:sz w:val="36"/>
          <w:szCs w:val="36"/>
        </w:rPr>
        <w:t>:</w:t>
      </w:r>
      <w:r w:rsidRPr="76EA910F">
        <w:rPr>
          <w:rFonts w:ascii="Times New Roman" w:hAnsi="Times New Roman" w:cs="Times New Roman"/>
          <w:sz w:val="36"/>
          <w:szCs w:val="36"/>
          <w:u w:val="single"/>
        </w:rPr>
        <w:t xml:space="preserve">  </w:t>
      </w:r>
      <w:r w:rsidR="008B17AD">
        <w:rPr>
          <w:rFonts w:ascii="Times New Roman" w:eastAsiaTheme="minorEastAsia" w:hAnsi="Times New Roman" w:cs="Times New Roman" w:hint="eastAsia"/>
          <w:sz w:val="36"/>
          <w:szCs w:val="36"/>
          <w:u w:val="single"/>
        </w:rPr>
        <w:t>27</w:t>
      </w:r>
      <w:r w:rsidRPr="76EA910F">
        <w:rPr>
          <w:rFonts w:ascii="Times New Roman" w:hAnsi="Times New Roman" w:cs="Times New Roman"/>
          <w:sz w:val="36"/>
          <w:szCs w:val="36"/>
          <w:u w:val="single"/>
        </w:rPr>
        <w:t>/</w:t>
      </w:r>
      <w:r w:rsidRPr="76EA910F">
        <w:rPr>
          <w:rFonts w:ascii="Times New Roman" w:hAnsi="Times New Roman" w:cs="Times New Roman"/>
          <w:sz w:val="36"/>
          <w:szCs w:val="36"/>
          <w:u w:val="single"/>
        </w:rPr>
        <w:t>1</w:t>
      </w:r>
      <w:r w:rsidR="008B17AD">
        <w:rPr>
          <w:rFonts w:ascii="Times New Roman" w:eastAsiaTheme="minorEastAsia" w:hAnsi="Times New Roman" w:cs="Times New Roman" w:hint="eastAsia"/>
          <w:sz w:val="36"/>
          <w:szCs w:val="36"/>
          <w:u w:val="single"/>
        </w:rPr>
        <w:t>1</w:t>
      </w:r>
      <w:r w:rsidRPr="76EA910F">
        <w:rPr>
          <w:rFonts w:ascii="Times New Roman" w:hAnsi="Times New Roman" w:cs="Times New Roman"/>
          <w:sz w:val="36"/>
          <w:szCs w:val="36"/>
          <w:u w:val="single"/>
        </w:rPr>
        <w:t>/2025</w:t>
      </w:r>
      <w:bookmarkEnd w:id="0"/>
      <w:r w:rsidRPr="76EA910F">
        <w:rPr>
          <w:rFonts w:ascii="Times New Roman" w:hAnsi="Times New Roman" w:cs="Times New Roman"/>
          <w:sz w:val="36"/>
          <w:szCs w:val="36"/>
          <w:u w:val="single"/>
        </w:rPr>
        <w:t xml:space="preserve">  </w:t>
      </w:r>
    </w:p>
    <w:p w14:paraId="776D03BC" w14:textId="77777777" w:rsidR="00E43F51" w:rsidRDefault="00E43F51" w:rsidP="00E43F51">
      <w:pPr>
        <w:spacing w:after="0"/>
        <w:jc w:val="center"/>
        <w:rPr>
          <w:rFonts w:ascii="Times New Roman" w:hAnsi="Times New Roman" w:cs="Times New Roman"/>
          <w:sz w:val="28"/>
          <w:szCs w:val="28"/>
          <w:u w:val="single"/>
        </w:rPr>
      </w:pPr>
    </w:p>
    <w:p w14:paraId="2C352A06" w14:textId="77777777" w:rsidR="00E43F51" w:rsidRDefault="00E43F51" w:rsidP="00E43F51">
      <w:pPr>
        <w:spacing w:after="0"/>
        <w:jc w:val="center"/>
        <w:rPr>
          <w:rFonts w:ascii="Times New Roman" w:hAnsi="Times New Roman" w:cs="Times New Roman"/>
          <w:sz w:val="28"/>
          <w:szCs w:val="28"/>
          <w:u w:val="single"/>
        </w:rPr>
      </w:pPr>
    </w:p>
    <w:p w14:paraId="0E9A0339" w14:textId="77777777" w:rsidR="00E43F51" w:rsidRDefault="00E43F51" w:rsidP="00E43F51">
      <w:pPr>
        <w:spacing w:after="0"/>
        <w:jc w:val="center"/>
        <w:rPr>
          <w:rFonts w:ascii="Times New Roman" w:hAnsi="Times New Roman" w:cs="Times New Roman"/>
          <w:sz w:val="28"/>
          <w:szCs w:val="28"/>
          <w:u w:val="single"/>
        </w:rPr>
      </w:pPr>
    </w:p>
    <w:p w14:paraId="457A496B" w14:textId="77777777" w:rsidR="00E43F51" w:rsidRDefault="00E43F51" w:rsidP="00E43F51">
      <w:pPr>
        <w:spacing w:after="0"/>
        <w:jc w:val="center"/>
        <w:rPr>
          <w:rFonts w:ascii="Times New Roman" w:hAnsi="Times New Roman" w:cs="Times New Roman"/>
          <w:sz w:val="28"/>
          <w:szCs w:val="28"/>
          <w:u w:val="single"/>
        </w:rPr>
      </w:pPr>
    </w:p>
    <w:p w14:paraId="7F5F720C" w14:textId="77777777" w:rsidR="00E43F51" w:rsidRPr="006B656B" w:rsidRDefault="00E43F51" w:rsidP="00E43F51">
      <w:pPr>
        <w:spacing w:after="0"/>
        <w:rPr>
          <w:rFonts w:ascii="Times New Roman" w:hAnsi="Times New Roman" w:cs="Times New Roman"/>
          <w:sz w:val="28"/>
          <w:szCs w:val="28"/>
          <w:u w:val="single"/>
        </w:rPr>
      </w:pPr>
    </w:p>
    <w:p w14:paraId="0BA730F2" w14:textId="77777777" w:rsidR="00E43F51" w:rsidRDefault="00E43F51" w:rsidP="00E43F51">
      <w:pPr>
        <w:spacing w:after="0"/>
        <w:jc w:val="center"/>
        <w:rPr>
          <w:rFonts w:ascii="Times New Roman" w:hAnsi="Times New Roman" w:cs="Times New Roman"/>
          <w:sz w:val="28"/>
          <w:szCs w:val="28"/>
          <w:u w:val="single"/>
        </w:rPr>
      </w:pPr>
    </w:p>
    <w:p w14:paraId="4D8A3823" w14:textId="292CA595" w:rsidR="00371C1E" w:rsidRDefault="00371C1E">
      <w:pPr>
        <w:widowControl/>
        <w:spacing w:line="278" w:lineRule="auto"/>
        <w:rPr>
          <w:rFonts w:eastAsiaTheme="minorEastAsia" w:hint="eastAsia"/>
        </w:rPr>
        <w:sectPr w:rsidR="00371C1E" w:rsidSect="00371C1E">
          <w:headerReference w:type="default" r:id="rId9"/>
          <w:pgSz w:w="11906" w:h="16838"/>
          <w:pgMar w:top="1440" w:right="1800" w:bottom="1440" w:left="1800" w:header="851" w:footer="992" w:gutter="0"/>
          <w:pgNumType w:fmt="upperRoman"/>
          <w:cols w:space="425"/>
          <w:docGrid w:type="lines" w:linePitch="312"/>
        </w:sectPr>
      </w:pPr>
    </w:p>
    <w:p w14:paraId="13ACB197" w14:textId="77777777" w:rsidR="00E43F51" w:rsidRPr="00B80D02" w:rsidRDefault="00E43F51" w:rsidP="00E43F51">
      <w:pPr>
        <w:pStyle w:val="1"/>
        <w:rPr>
          <w:rFonts w:ascii="Times New Roman" w:hAnsi="Times New Roman" w:cs="Times New Roman"/>
        </w:rPr>
      </w:pPr>
      <w:bookmarkStart w:id="4" w:name="_Toc211561672"/>
      <w:bookmarkStart w:id="5" w:name="_Toc215250167"/>
      <w:r w:rsidRPr="00B80D02">
        <w:rPr>
          <w:rFonts w:ascii="Times New Roman" w:hAnsi="Times New Roman" w:cs="Times New Roman" w:hint="eastAsia"/>
        </w:rPr>
        <w:lastRenderedPageBreak/>
        <w:t>Abstract</w:t>
      </w:r>
      <w:bookmarkEnd w:id="4"/>
      <w:bookmarkEnd w:id="5"/>
    </w:p>
    <w:p w14:paraId="5B0C52C2" w14:textId="6D8DF8BF" w:rsidR="00103F05" w:rsidRPr="00B2453A" w:rsidRDefault="00103F05" w:rsidP="00B2453A">
      <w:pPr>
        <w:jc w:val="both"/>
        <w:rPr>
          <w:rFonts w:ascii="Times New Roman" w:eastAsia="宋体" w:hAnsi="Times New Roman" w:cs="Times New Roman"/>
        </w:rPr>
      </w:pPr>
      <w:r w:rsidRPr="00D438B3">
        <w:rPr>
          <w:rFonts w:ascii="Times New Roman" w:eastAsia="宋体" w:hAnsi="Times New Roman" w:cs="Times New Roman"/>
        </w:rPr>
        <w:t xml:space="preserve">ELORA (Explainable Lifestyle &amp; Obesity Risk Analytics) is a local-first system that turns routine self-reports into clear, actionable obesity-risk insight. Users record daily measures and habits; the UI </w:t>
      </w:r>
      <w:proofErr w:type="spellStart"/>
      <w:r w:rsidRPr="00D438B3">
        <w:rPr>
          <w:rFonts w:ascii="Times New Roman" w:eastAsia="宋体" w:hAnsi="Times New Roman" w:cs="Times New Roman"/>
        </w:rPr>
        <w:t>visualises</w:t>
      </w:r>
      <w:proofErr w:type="spellEnd"/>
      <w:r w:rsidRPr="00D438B3">
        <w:rPr>
          <w:rFonts w:ascii="Times New Roman" w:eastAsia="宋体" w:hAnsi="Times New Roman" w:cs="Times New Roman"/>
        </w:rPr>
        <w:t xml:space="preserve"> 7/30-day trends and computes a binary risk and score via a hybrid method: (P) from a trained classifier (</w:t>
      </w:r>
      <w:proofErr w:type="spellStart"/>
      <w:r w:rsidRPr="00D438B3">
        <w:rPr>
          <w:rFonts w:ascii="Times New Roman" w:eastAsia="宋体" w:hAnsi="Times New Roman" w:cs="Times New Roman"/>
        </w:rPr>
        <w:t>NObeyesdad</w:t>
      </w:r>
      <w:proofErr w:type="spellEnd"/>
      <w:r w:rsidRPr="00D438B3">
        <w:rPr>
          <w:rFonts w:ascii="Times New Roman" w:eastAsia="宋体" w:hAnsi="Times New Roman" w:cs="Times New Roman"/>
        </w:rPr>
        <w:t xml:space="preserve"> dataset) fused with a </w:t>
      </w:r>
      <w:proofErr w:type="spellStart"/>
      <w:r w:rsidRPr="00D438B3">
        <w:rPr>
          <w:rFonts w:ascii="Times New Roman" w:eastAsia="宋体" w:hAnsi="Times New Roman" w:cs="Times New Roman"/>
        </w:rPr>
        <w:t>normalised</w:t>
      </w:r>
      <w:proofErr w:type="spellEnd"/>
      <w:r w:rsidRPr="00D438B3">
        <w:rPr>
          <w:rFonts w:ascii="Times New Roman" w:eastAsia="宋体" w:hAnsi="Times New Roman" w:cs="Times New Roman"/>
        </w:rPr>
        <w:t xml:space="preserve"> rules score (R), </w:t>
      </w:r>
      <w:r w:rsidR="006662D2" w:rsidRPr="006662D2">
        <w:rPr>
          <w:rFonts w:ascii="Times New Roman" w:eastAsia="宋体" w:hAnsi="Times New Roman" w:cs="Times New Roman"/>
        </w:rPr>
        <w:t>We fuse the model probability</w:t>
      </w:r>
      <w:r w:rsidR="005B7523">
        <w:rPr>
          <w:rFonts w:ascii="Times New Roman" w:eastAsia="宋体" w:hAnsi="Times New Roman" w:cs="Times New Roman" w:hint="eastAsia"/>
        </w:rPr>
        <w:t xml:space="preserve"> </w:t>
      </w:r>
      <w:r w:rsidR="006662D2" w:rsidRPr="005B7523">
        <w:rPr>
          <w:rFonts w:ascii="Times New Roman" w:eastAsia="宋体" w:hAnsi="Times New Roman" w:cs="Times New Roman"/>
        </w:rPr>
        <w:t>P</w:t>
      </w:r>
      <w:r w:rsidR="005B7523">
        <w:rPr>
          <w:rFonts w:ascii="Times New Roman" w:eastAsia="宋体" w:hAnsi="Times New Roman" w:cs="Times New Roman" w:hint="eastAsia"/>
        </w:rPr>
        <w:t xml:space="preserve"> </w:t>
      </w:r>
      <w:r w:rsidR="006662D2" w:rsidRPr="006662D2">
        <w:rPr>
          <w:rFonts w:ascii="Times New Roman" w:eastAsia="宋体" w:hAnsi="Times New Roman" w:cs="Times New Roman"/>
        </w:rPr>
        <w:t xml:space="preserve">and a </w:t>
      </w:r>
      <w:proofErr w:type="spellStart"/>
      <w:r w:rsidR="006662D2" w:rsidRPr="006662D2">
        <w:rPr>
          <w:rFonts w:ascii="Times New Roman" w:eastAsia="宋体" w:hAnsi="Times New Roman" w:cs="Times New Roman"/>
        </w:rPr>
        <w:t>normalised</w:t>
      </w:r>
      <w:proofErr w:type="spellEnd"/>
      <w:r w:rsidR="006662D2" w:rsidRPr="006662D2">
        <w:rPr>
          <w:rFonts w:ascii="Times New Roman" w:eastAsia="宋体" w:hAnsi="Times New Roman" w:cs="Times New Roman"/>
        </w:rPr>
        <w:t xml:space="preserve"> rules score </w:t>
      </w:r>
      <w:r w:rsidR="006662D2" w:rsidRPr="005B7523">
        <w:rPr>
          <w:rFonts w:ascii="Times New Roman" w:eastAsia="宋体" w:hAnsi="Times New Roman" w:cs="Times New Roman"/>
        </w:rPr>
        <w:t>R</w:t>
      </w:r>
      <w:r w:rsidR="006662D2" w:rsidRPr="006662D2">
        <w:rPr>
          <w:rFonts w:ascii="Times New Roman" w:eastAsia="宋体" w:hAnsi="Times New Roman" w:cs="Times New Roman"/>
        </w:rPr>
        <w:t> as </w:t>
      </w:r>
      <w:r w:rsidR="006662D2" w:rsidRPr="005B7523">
        <w:rPr>
          <w:rFonts w:ascii="Times New Roman" w:eastAsia="宋体" w:hAnsi="Times New Roman" w:cs="Times New Roman"/>
        </w:rPr>
        <w:t>Risk = 0.7×P(model) + 0.3×R(rules)</w:t>
      </w:r>
      <w:r w:rsidRPr="00D438B3">
        <w:rPr>
          <w:rFonts w:ascii="Times New Roman" w:eastAsia="宋体" w:hAnsi="Times New Roman" w:cs="Times New Roman"/>
        </w:rPr>
        <w:t xml:space="preserve">. The results view provides a concise explanation (triggered rules/top features) and 2–3 non-medical recommendations; </w:t>
      </w:r>
      <w:r w:rsidR="006662D2" w:rsidRPr="006662D2">
        <w:rPr>
          <w:rFonts w:ascii="Times New Roman" w:eastAsia="宋体" w:hAnsi="Times New Roman" w:cs="Times New Roman"/>
        </w:rPr>
        <w:t>The UI can export a one- to two-page PDF report for personal record-keeping or optional sharing (e.g., with a coach/clinician). The report includes the risk score, brief rationale, 7/30-day trends and version info, and excludes direct identifiers</w:t>
      </w:r>
      <w:r w:rsidRPr="00D438B3">
        <w:rPr>
          <w:rFonts w:ascii="Times New Roman" w:eastAsia="宋体" w:hAnsi="Times New Roman" w:cs="Times New Roman"/>
        </w:rPr>
        <w:t xml:space="preserve">. This specification defines scope, actors, functional requirements, data schema, and interfaces (CSV, optional </w:t>
      </w:r>
      <w:proofErr w:type="spellStart"/>
      <w:r w:rsidRPr="00D438B3">
        <w:rPr>
          <w:rFonts w:ascii="Times New Roman" w:eastAsia="宋体" w:hAnsi="Times New Roman" w:cs="Times New Roman"/>
        </w:rPr>
        <w:t>FastAPI</w:t>
      </w:r>
      <w:proofErr w:type="spellEnd"/>
      <w:r w:rsidRPr="00D438B3">
        <w:rPr>
          <w:rFonts w:ascii="Times New Roman" w:eastAsia="宋体" w:hAnsi="Times New Roman" w:cs="Times New Roman"/>
        </w:rPr>
        <w:t xml:space="preserve"> /predict). </w:t>
      </w:r>
      <w:r w:rsidR="006662D2" w:rsidRPr="006662D2">
        <w:rPr>
          <w:rFonts w:ascii="Times New Roman" w:eastAsia="宋体" w:hAnsi="Times New Roman" w:cs="Times New Roman"/>
        </w:rPr>
        <w:t xml:space="preserve">AUC/Macro-F1 for accuracy, time-on-task for usability, and inference/page latency for performance; these metrics define our </w:t>
      </w:r>
      <w:proofErr w:type="gramStart"/>
      <w:r w:rsidR="006662D2" w:rsidRPr="006662D2">
        <w:rPr>
          <w:rFonts w:ascii="Times New Roman" w:eastAsia="宋体" w:hAnsi="Times New Roman" w:cs="Times New Roman"/>
        </w:rPr>
        <w:t>thresholds.</w:t>
      </w:r>
      <w:r w:rsidRPr="00D438B3">
        <w:rPr>
          <w:rFonts w:ascii="Times New Roman" w:eastAsia="宋体" w:hAnsi="Times New Roman" w:cs="Times New Roman"/>
        </w:rPr>
        <w:t>.</w:t>
      </w:r>
      <w:proofErr w:type="gramEnd"/>
      <w:r w:rsidRPr="00D438B3">
        <w:rPr>
          <w:rFonts w:ascii="Times New Roman" w:eastAsia="宋体" w:hAnsi="Times New Roman" w:cs="Times New Roman"/>
        </w:rPr>
        <w:t xml:space="preserve"> Privacy is addressed through local storage, consent, export/delete, and stateless, non-persistent inference when the API is enabled; evidence is provided via screenshots, logs, and sample PDFs across four iterations.</w:t>
      </w:r>
    </w:p>
    <w:p w14:paraId="63259E55" w14:textId="77777777" w:rsidR="00E43F51" w:rsidRPr="00CB52F0" w:rsidRDefault="00E43F51" w:rsidP="00E43F51">
      <w:pPr>
        <w:widowControl/>
      </w:pPr>
      <w:r>
        <w:rPr>
          <w:rFonts w:hint="eastAsia"/>
        </w:rPr>
        <w:br w:type="page"/>
      </w:r>
    </w:p>
    <w:sdt>
      <w:sdtPr>
        <w:rPr>
          <w:rFonts w:asciiTheme="minorHAnsi" w:eastAsia="Times New Roman" w:hAnsiTheme="minorHAnsi" w:cstheme="minorBidi"/>
          <w:color w:val="auto"/>
          <w:kern w:val="2"/>
          <w:sz w:val="24"/>
          <w:szCs w:val="24"/>
          <w:lang w:val="zh-CN"/>
          <w14:ligatures w14:val="standardContextual"/>
        </w:rPr>
        <w:id w:val="-1547595878"/>
        <w:docPartObj>
          <w:docPartGallery w:val="Table of Contents"/>
          <w:docPartUnique/>
        </w:docPartObj>
      </w:sdtPr>
      <w:sdtEndPr>
        <w:rPr>
          <w:rFonts w:ascii="Times New Roman" w:hAnsi="Times New Roman" w:cs="Times New Roman"/>
          <w:b/>
          <w:bCs/>
        </w:rPr>
      </w:sdtEndPr>
      <w:sdtContent>
        <w:p w14:paraId="1D2002C0" w14:textId="5757BCAB" w:rsidR="000A69AA" w:rsidRPr="00B80D02" w:rsidRDefault="00730054" w:rsidP="00730054">
          <w:pPr>
            <w:pStyle w:val="TOC"/>
            <w:jc w:val="center"/>
            <w:rPr>
              <w:rFonts w:ascii="Times New Roman" w:hAnsi="Times New Roman" w:cs="Times New Roman"/>
            </w:rPr>
          </w:pPr>
          <w:r w:rsidRPr="00B80D02">
            <w:rPr>
              <w:rFonts w:ascii="Times New Roman" w:hAnsi="Times New Roman" w:cs="Times New Roman" w:hint="eastAsia"/>
              <w:lang w:val="zh-CN"/>
            </w:rPr>
            <w:t>Table of Contents</w:t>
          </w:r>
        </w:p>
        <w:p w14:paraId="15F232FA" w14:textId="63F22832" w:rsidR="009D7E0F" w:rsidRPr="009D7E0F" w:rsidRDefault="000A69AA">
          <w:pPr>
            <w:pStyle w:val="TOC1"/>
            <w:tabs>
              <w:tab w:val="right" w:leader="dot" w:pos="8296"/>
            </w:tabs>
            <w:rPr>
              <w:rFonts w:ascii="Times New Roman" w:eastAsiaTheme="minorEastAsia" w:hAnsi="Times New Roman" w:cs="Times New Roman"/>
              <w:noProof/>
              <w:sz w:val="22"/>
            </w:rPr>
          </w:pPr>
          <w:r w:rsidRPr="005E3517">
            <w:rPr>
              <w:rFonts w:ascii="Times New Roman" w:hAnsi="Times New Roman" w:cs="Times New Roman"/>
            </w:rPr>
            <w:fldChar w:fldCharType="begin"/>
          </w:r>
          <w:r w:rsidRPr="005E3517">
            <w:rPr>
              <w:rFonts w:ascii="Times New Roman" w:hAnsi="Times New Roman" w:cs="Times New Roman"/>
            </w:rPr>
            <w:instrText xml:space="preserve"> TOC \o "1-2" \h \z \u </w:instrText>
          </w:r>
          <w:r w:rsidRPr="005E3517">
            <w:rPr>
              <w:rFonts w:ascii="Times New Roman" w:hAnsi="Times New Roman" w:cs="Times New Roman"/>
            </w:rPr>
            <w:fldChar w:fldCharType="separate"/>
          </w:r>
          <w:hyperlink w:anchor="_Toc215250167" w:history="1">
            <w:r w:rsidR="009D7E0F" w:rsidRPr="009D7E0F">
              <w:rPr>
                <w:rStyle w:val="af2"/>
                <w:rFonts w:ascii="Times New Roman" w:hAnsi="Times New Roman" w:cs="Times New Roman"/>
                <w:noProof/>
              </w:rPr>
              <w:t>Abstract</w:t>
            </w:r>
            <w:r w:rsidR="009D7E0F" w:rsidRPr="009D7E0F">
              <w:rPr>
                <w:rFonts w:ascii="Times New Roman" w:hAnsi="Times New Roman" w:cs="Times New Roman"/>
                <w:noProof/>
                <w:webHidden/>
              </w:rPr>
              <w:tab/>
            </w:r>
            <w:r w:rsidR="009D7E0F" w:rsidRPr="009D7E0F">
              <w:rPr>
                <w:rFonts w:ascii="Times New Roman" w:hAnsi="Times New Roman" w:cs="Times New Roman"/>
                <w:noProof/>
                <w:webHidden/>
              </w:rPr>
              <w:fldChar w:fldCharType="begin"/>
            </w:r>
            <w:r w:rsidR="009D7E0F" w:rsidRPr="009D7E0F">
              <w:rPr>
                <w:rFonts w:ascii="Times New Roman" w:hAnsi="Times New Roman" w:cs="Times New Roman"/>
                <w:noProof/>
                <w:webHidden/>
              </w:rPr>
              <w:instrText xml:space="preserve"> PAGEREF _Toc215250167 \h </w:instrText>
            </w:r>
            <w:r w:rsidR="009D7E0F" w:rsidRPr="009D7E0F">
              <w:rPr>
                <w:rFonts w:ascii="Times New Roman" w:hAnsi="Times New Roman" w:cs="Times New Roman"/>
                <w:noProof/>
                <w:webHidden/>
              </w:rPr>
            </w:r>
            <w:r w:rsidR="009D7E0F" w:rsidRPr="009D7E0F">
              <w:rPr>
                <w:rFonts w:ascii="Times New Roman" w:hAnsi="Times New Roman" w:cs="Times New Roman"/>
                <w:noProof/>
                <w:webHidden/>
              </w:rPr>
              <w:fldChar w:fldCharType="separate"/>
            </w:r>
            <w:r w:rsidR="009D7E0F" w:rsidRPr="009D7E0F">
              <w:rPr>
                <w:rFonts w:ascii="Times New Roman" w:hAnsi="Times New Roman" w:cs="Times New Roman"/>
                <w:noProof/>
                <w:webHidden/>
              </w:rPr>
              <w:t>II</w:t>
            </w:r>
            <w:r w:rsidR="009D7E0F" w:rsidRPr="009D7E0F">
              <w:rPr>
                <w:rFonts w:ascii="Times New Roman" w:hAnsi="Times New Roman" w:cs="Times New Roman"/>
                <w:noProof/>
                <w:webHidden/>
              </w:rPr>
              <w:fldChar w:fldCharType="end"/>
            </w:r>
          </w:hyperlink>
        </w:p>
        <w:p w14:paraId="079A6921" w14:textId="12ED4CB7" w:rsidR="009D7E0F" w:rsidRPr="009D7E0F" w:rsidRDefault="009D7E0F">
          <w:pPr>
            <w:pStyle w:val="TOC1"/>
            <w:tabs>
              <w:tab w:val="right" w:leader="dot" w:pos="8296"/>
            </w:tabs>
            <w:rPr>
              <w:rFonts w:ascii="Times New Roman" w:eastAsiaTheme="minorEastAsia" w:hAnsi="Times New Roman" w:cs="Times New Roman"/>
              <w:noProof/>
              <w:sz w:val="22"/>
            </w:rPr>
          </w:pPr>
          <w:hyperlink w:anchor="_Toc215250168" w:history="1">
            <w:r w:rsidRPr="009D7E0F">
              <w:rPr>
                <w:rStyle w:val="af2"/>
                <w:rFonts w:ascii="Times New Roman" w:hAnsi="Times New Roman" w:cs="Times New Roman"/>
                <w:noProof/>
              </w:rPr>
              <w:t>1.Introduction &amp; Scope</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_Toc215250168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1</w:t>
            </w:r>
            <w:r w:rsidRPr="009D7E0F">
              <w:rPr>
                <w:rFonts w:ascii="Times New Roman" w:hAnsi="Times New Roman" w:cs="Times New Roman"/>
                <w:noProof/>
                <w:webHidden/>
              </w:rPr>
              <w:fldChar w:fldCharType="end"/>
            </w:r>
          </w:hyperlink>
        </w:p>
        <w:p w14:paraId="49BFD554" w14:textId="2ECE578C"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69" w:history="1">
            <w:r w:rsidRPr="009D7E0F">
              <w:rPr>
                <w:rStyle w:val="af2"/>
                <w:rFonts w:ascii="Times New Roman" w:hAnsi="Times New Roman" w:cs="Times New Roman"/>
                <w:noProof/>
              </w:rPr>
              <w:t>1.1 Document Purpose and Scope</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_Toc215250169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1</w:t>
            </w:r>
            <w:r w:rsidRPr="009D7E0F">
              <w:rPr>
                <w:rFonts w:ascii="Times New Roman" w:hAnsi="Times New Roman" w:cs="Times New Roman"/>
                <w:noProof/>
                <w:webHidden/>
              </w:rPr>
              <w:fldChar w:fldCharType="end"/>
            </w:r>
          </w:hyperlink>
        </w:p>
        <w:p w14:paraId="5F67D626" w14:textId="7A779F96"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70" w:history="1">
            <w:r w:rsidRPr="009D7E0F">
              <w:rPr>
                <w:rStyle w:val="af2"/>
                <w:rFonts w:ascii="Times New Roman" w:hAnsi="Times New Roman" w:cs="Times New Roman"/>
                <w:noProof/>
              </w:rPr>
              <w:t>1.2 System Overview</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_Toc215250170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1</w:t>
            </w:r>
            <w:r w:rsidRPr="009D7E0F">
              <w:rPr>
                <w:rFonts w:ascii="Times New Roman" w:hAnsi="Times New Roman" w:cs="Times New Roman"/>
                <w:noProof/>
                <w:webHidden/>
              </w:rPr>
              <w:fldChar w:fldCharType="end"/>
            </w:r>
          </w:hyperlink>
        </w:p>
        <w:p w14:paraId="2D8F5974" w14:textId="51D225BA" w:rsidR="009D7E0F" w:rsidRPr="009D7E0F" w:rsidRDefault="009D7E0F">
          <w:pPr>
            <w:pStyle w:val="TOC1"/>
            <w:tabs>
              <w:tab w:val="right" w:leader="dot" w:pos="8296"/>
            </w:tabs>
            <w:rPr>
              <w:rFonts w:ascii="Times New Roman" w:eastAsiaTheme="minorEastAsia" w:hAnsi="Times New Roman" w:cs="Times New Roman"/>
              <w:noProof/>
              <w:sz w:val="22"/>
            </w:rPr>
          </w:pPr>
          <w:hyperlink w:anchor="_Toc215250171" w:history="1">
            <w:r w:rsidRPr="009D7E0F">
              <w:rPr>
                <w:rStyle w:val="af2"/>
                <w:rFonts w:ascii="Times New Roman" w:hAnsi="Times New Roman" w:cs="Times New Roman"/>
                <w:noProof/>
              </w:rPr>
              <w:t>2. System Architecture and Deployment</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_Toc215250171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1</w:t>
            </w:r>
            <w:r w:rsidRPr="009D7E0F">
              <w:rPr>
                <w:rFonts w:ascii="Times New Roman" w:hAnsi="Times New Roman" w:cs="Times New Roman"/>
                <w:noProof/>
                <w:webHidden/>
              </w:rPr>
              <w:fldChar w:fldCharType="end"/>
            </w:r>
          </w:hyperlink>
        </w:p>
        <w:p w14:paraId="6F679553" w14:textId="0403E06E"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72" w:history="1">
            <w:r w:rsidRPr="009D7E0F">
              <w:rPr>
                <w:rStyle w:val="af2"/>
                <w:rFonts w:ascii="Times New Roman" w:hAnsi="Times New Roman" w:cs="Times New Roman"/>
                <w:noProof/>
              </w:rPr>
              <w:t>2.1System Architectural Overview</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_Toc215250172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1</w:t>
            </w:r>
            <w:r w:rsidRPr="009D7E0F">
              <w:rPr>
                <w:rFonts w:ascii="Times New Roman" w:hAnsi="Times New Roman" w:cs="Times New Roman"/>
                <w:noProof/>
                <w:webHidden/>
              </w:rPr>
              <w:fldChar w:fldCharType="end"/>
            </w:r>
          </w:hyperlink>
        </w:p>
        <w:p w14:paraId="73D8775A" w14:textId="6E4A5FC7"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73" w:history="1">
            <w:r w:rsidRPr="009D7E0F">
              <w:rPr>
                <w:rStyle w:val="af2"/>
                <w:rFonts w:ascii="Times New Roman" w:hAnsi="Times New Roman" w:cs="Times New Roman"/>
                <w:noProof/>
              </w:rPr>
              <w:t>2.2Deployment Context</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_Toc215250173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2</w:t>
            </w:r>
            <w:r w:rsidRPr="009D7E0F">
              <w:rPr>
                <w:rFonts w:ascii="Times New Roman" w:hAnsi="Times New Roman" w:cs="Times New Roman"/>
                <w:noProof/>
                <w:webHidden/>
              </w:rPr>
              <w:fldChar w:fldCharType="end"/>
            </w:r>
          </w:hyperlink>
        </w:p>
        <w:p w14:paraId="5267AE9B" w14:textId="34B56E3B" w:rsidR="009D7E0F" w:rsidRPr="009D7E0F" w:rsidRDefault="009D7E0F">
          <w:pPr>
            <w:pStyle w:val="TOC1"/>
            <w:tabs>
              <w:tab w:val="right" w:leader="dot" w:pos="8296"/>
            </w:tabs>
            <w:rPr>
              <w:rFonts w:ascii="Times New Roman" w:eastAsiaTheme="minorEastAsia" w:hAnsi="Times New Roman" w:cs="Times New Roman"/>
              <w:noProof/>
              <w:sz w:val="22"/>
            </w:rPr>
          </w:pPr>
          <w:hyperlink w:anchor="_Toc215250174" w:history="1">
            <w:r w:rsidRPr="009D7E0F">
              <w:rPr>
                <w:rStyle w:val="af2"/>
                <w:rFonts w:ascii="Times New Roman" w:hAnsi="Times New Roman" w:cs="Times New Roman"/>
                <w:noProof/>
              </w:rPr>
              <w:t>3. Technology Stack &amp; Data Design</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_Toc215250174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2</w:t>
            </w:r>
            <w:r w:rsidRPr="009D7E0F">
              <w:rPr>
                <w:rFonts w:ascii="Times New Roman" w:hAnsi="Times New Roman" w:cs="Times New Roman"/>
                <w:noProof/>
                <w:webHidden/>
              </w:rPr>
              <w:fldChar w:fldCharType="end"/>
            </w:r>
          </w:hyperlink>
        </w:p>
        <w:p w14:paraId="6EA25456" w14:textId="0D3644A7"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75" w:history="1">
            <w:r w:rsidRPr="009D7E0F">
              <w:rPr>
                <w:rStyle w:val="af2"/>
                <w:rFonts w:ascii="Times New Roman" w:hAnsi="Times New Roman" w:cs="Times New Roman"/>
                <w:noProof/>
              </w:rPr>
              <w:t>3.1Technology Stack Rationale</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_Toc215250175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2</w:t>
            </w:r>
            <w:r w:rsidRPr="009D7E0F">
              <w:rPr>
                <w:rFonts w:ascii="Times New Roman" w:hAnsi="Times New Roman" w:cs="Times New Roman"/>
                <w:noProof/>
                <w:webHidden/>
              </w:rPr>
              <w:fldChar w:fldCharType="end"/>
            </w:r>
          </w:hyperlink>
        </w:p>
        <w:p w14:paraId="648A53E3" w14:textId="3F181D42"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76" w:history="1">
            <w:r w:rsidRPr="009D7E0F">
              <w:rPr>
                <w:rStyle w:val="af2"/>
                <w:rFonts w:ascii="Times New Roman" w:hAnsi="Times New Roman" w:cs="Times New Roman"/>
                <w:noProof/>
              </w:rPr>
              <w:t>3.2 Logical Data Model</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_Toc215250176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3</w:t>
            </w:r>
            <w:r w:rsidRPr="009D7E0F">
              <w:rPr>
                <w:rFonts w:ascii="Times New Roman" w:hAnsi="Times New Roman" w:cs="Times New Roman"/>
                <w:noProof/>
                <w:webHidden/>
              </w:rPr>
              <w:fldChar w:fldCharType="end"/>
            </w:r>
          </w:hyperlink>
        </w:p>
        <w:p w14:paraId="29C113FE" w14:textId="4BE31C76" w:rsidR="009D7E0F" w:rsidRPr="009D7E0F" w:rsidRDefault="009D7E0F">
          <w:pPr>
            <w:pStyle w:val="TOC1"/>
            <w:tabs>
              <w:tab w:val="right" w:leader="dot" w:pos="8296"/>
            </w:tabs>
            <w:rPr>
              <w:rFonts w:ascii="Times New Roman" w:eastAsiaTheme="minorEastAsia" w:hAnsi="Times New Roman" w:cs="Times New Roman"/>
              <w:noProof/>
              <w:sz w:val="22"/>
            </w:rPr>
          </w:pPr>
          <w:hyperlink w:anchor="_Toc215250177" w:history="1">
            <w:r w:rsidRPr="009D7E0F">
              <w:rPr>
                <w:rStyle w:val="af2"/>
                <w:rFonts w:ascii="Times New Roman" w:hAnsi="Times New Roman" w:cs="Times New Roman"/>
                <w:noProof/>
              </w:rPr>
              <w:t>4. Interface Design and Principles</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_Toc215250177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4</w:t>
            </w:r>
            <w:r w:rsidRPr="009D7E0F">
              <w:rPr>
                <w:rFonts w:ascii="Times New Roman" w:hAnsi="Times New Roman" w:cs="Times New Roman"/>
                <w:noProof/>
                <w:webHidden/>
              </w:rPr>
              <w:fldChar w:fldCharType="end"/>
            </w:r>
          </w:hyperlink>
        </w:p>
        <w:p w14:paraId="6F28B9A8" w14:textId="227D94A7"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78" w:history="1">
            <w:r w:rsidRPr="009D7E0F">
              <w:rPr>
                <w:rStyle w:val="af2"/>
                <w:rFonts w:ascii="Times New Roman" w:hAnsi="Times New Roman" w:cs="Times New Roman"/>
                <w:noProof/>
              </w:rPr>
              <w:t>4.1 UI/UX Design Principles</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_Toc215250178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4</w:t>
            </w:r>
            <w:r w:rsidRPr="009D7E0F">
              <w:rPr>
                <w:rFonts w:ascii="Times New Roman" w:hAnsi="Times New Roman" w:cs="Times New Roman"/>
                <w:noProof/>
                <w:webHidden/>
              </w:rPr>
              <w:fldChar w:fldCharType="end"/>
            </w:r>
          </w:hyperlink>
        </w:p>
        <w:p w14:paraId="08675FB1" w14:textId="4A3A0C5A" w:rsidR="009D7E0F" w:rsidRPr="009D7E0F" w:rsidRDefault="009D7E0F">
          <w:pPr>
            <w:pStyle w:val="TOC1"/>
            <w:tabs>
              <w:tab w:val="right" w:leader="dot" w:pos="8296"/>
            </w:tabs>
            <w:rPr>
              <w:rFonts w:ascii="Times New Roman" w:eastAsiaTheme="minorEastAsia" w:hAnsi="Times New Roman" w:cs="Times New Roman"/>
              <w:noProof/>
              <w:sz w:val="22"/>
            </w:rPr>
          </w:pPr>
          <w:hyperlink w:anchor="_Toc215250179" w:history="1">
            <w:r w:rsidRPr="009D7E0F">
              <w:rPr>
                <w:rStyle w:val="af2"/>
                <w:rFonts w:ascii="Times New Roman" w:hAnsi="Times New Roman" w:cs="Times New Roman"/>
                <w:noProof/>
              </w:rPr>
              <w:t>5. Initial Test Plan &amp; Quality Assurance</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_Toc215250179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5</w:t>
            </w:r>
            <w:r w:rsidRPr="009D7E0F">
              <w:rPr>
                <w:rFonts w:ascii="Times New Roman" w:hAnsi="Times New Roman" w:cs="Times New Roman"/>
                <w:noProof/>
                <w:webHidden/>
              </w:rPr>
              <w:fldChar w:fldCharType="end"/>
            </w:r>
          </w:hyperlink>
        </w:p>
        <w:p w14:paraId="00CEADF2" w14:textId="735EBE02"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80" w:history="1">
            <w:r w:rsidRPr="009D7E0F">
              <w:rPr>
                <w:rStyle w:val="af2"/>
                <w:rFonts w:ascii="Times New Roman" w:hAnsi="Times New Roman" w:cs="Times New Roman"/>
                <w:noProof/>
              </w:rPr>
              <w:t>5.1 NFR Traceability and Test Approach</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_Toc215250180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5</w:t>
            </w:r>
            <w:r w:rsidRPr="009D7E0F">
              <w:rPr>
                <w:rFonts w:ascii="Times New Roman" w:hAnsi="Times New Roman" w:cs="Times New Roman"/>
                <w:noProof/>
                <w:webHidden/>
              </w:rPr>
              <w:fldChar w:fldCharType="end"/>
            </w:r>
          </w:hyperlink>
        </w:p>
        <w:p w14:paraId="13F3C993" w14:textId="2EF3E8DE"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81" w:history="1">
            <w:r w:rsidRPr="009D7E0F">
              <w:rPr>
                <w:rStyle w:val="af2"/>
                <w:rFonts w:ascii="Times New Roman" w:hAnsi="Times New Roman" w:cs="Times New Roman"/>
                <w:noProof/>
              </w:rPr>
              <w:t>5.2 Test Strategy</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_Toc215250181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5</w:t>
            </w:r>
            <w:r w:rsidRPr="009D7E0F">
              <w:rPr>
                <w:rFonts w:ascii="Times New Roman" w:hAnsi="Times New Roman" w:cs="Times New Roman"/>
                <w:noProof/>
                <w:webHidden/>
              </w:rPr>
              <w:fldChar w:fldCharType="end"/>
            </w:r>
          </w:hyperlink>
        </w:p>
        <w:p w14:paraId="0A88C9C6" w14:textId="5AE13DCC" w:rsidR="009D7E0F" w:rsidRPr="009D7E0F" w:rsidRDefault="009D7E0F">
          <w:pPr>
            <w:pStyle w:val="TOC1"/>
            <w:tabs>
              <w:tab w:val="right" w:leader="dot" w:pos="8296"/>
            </w:tabs>
            <w:rPr>
              <w:rFonts w:ascii="Times New Roman" w:eastAsiaTheme="minorEastAsia" w:hAnsi="Times New Roman" w:cs="Times New Roman"/>
              <w:noProof/>
              <w:sz w:val="22"/>
            </w:rPr>
          </w:pPr>
          <w:hyperlink w:anchor="_Toc215250182" w:history="1">
            <w:r w:rsidRPr="009D7E0F">
              <w:rPr>
                <w:rStyle w:val="af2"/>
                <w:rFonts w:ascii="Times New Roman" w:eastAsiaTheme="majorEastAsia" w:hAnsi="Times New Roman" w:cs="Times New Roman"/>
                <w:noProof/>
              </w:rPr>
              <w:t>6. Future Design Enhancements</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_Toc215250182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5</w:t>
            </w:r>
            <w:r w:rsidRPr="009D7E0F">
              <w:rPr>
                <w:rFonts w:ascii="Times New Roman" w:hAnsi="Times New Roman" w:cs="Times New Roman"/>
                <w:noProof/>
                <w:webHidden/>
              </w:rPr>
              <w:fldChar w:fldCharType="end"/>
            </w:r>
          </w:hyperlink>
        </w:p>
        <w:p w14:paraId="3CB166D7" w14:textId="15224FC9"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83" w:history="1">
            <w:r w:rsidRPr="009D7E0F">
              <w:rPr>
                <w:rStyle w:val="af2"/>
                <w:rFonts w:ascii="Times New Roman" w:eastAsiaTheme="majorEastAsia" w:hAnsi="Times New Roman" w:cs="Times New Roman"/>
                <w:noProof/>
              </w:rPr>
              <w:t>6.1 Explainability Service Integration</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_Toc215250183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5</w:t>
            </w:r>
            <w:r w:rsidRPr="009D7E0F">
              <w:rPr>
                <w:rFonts w:ascii="Times New Roman" w:hAnsi="Times New Roman" w:cs="Times New Roman"/>
                <w:noProof/>
                <w:webHidden/>
              </w:rPr>
              <w:fldChar w:fldCharType="end"/>
            </w:r>
          </w:hyperlink>
        </w:p>
        <w:p w14:paraId="7CC3273F" w14:textId="355625B1"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84" w:history="1">
            <w:r w:rsidRPr="009D7E0F">
              <w:rPr>
                <w:rStyle w:val="af2"/>
                <w:rFonts w:ascii="Times New Roman" w:eastAsiaTheme="majorEastAsia" w:hAnsi="Times New Roman" w:cs="Times New Roman"/>
                <w:noProof/>
              </w:rPr>
              <w:t>6.2 Data Drift and Monitoring Module</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_Toc215250184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6</w:t>
            </w:r>
            <w:r w:rsidRPr="009D7E0F">
              <w:rPr>
                <w:rFonts w:ascii="Times New Roman" w:hAnsi="Times New Roman" w:cs="Times New Roman"/>
                <w:noProof/>
                <w:webHidden/>
              </w:rPr>
              <w:fldChar w:fldCharType="end"/>
            </w:r>
          </w:hyperlink>
        </w:p>
        <w:p w14:paraId="65C59C03" w14:textId="667CF946" w:rsidR="009D7E0F" w:rsidRPr="009D7E0F" w:rsidRDefault="009D7E0F">
          <w:pPr>
            <w:pStyle w:val="TOC2"/>
            <w:tabs>
              <w:tab w:val="right" w:leader="dot" w:pos="8296"/>
            </w:tabs>
            <w:ind w:left="480"/>
            <w:rPr>
              <w:rFonts w:ascii="Times New Roman" w:eastAsiaTheme="minorEastAsia" w:hAnsi="Times New Roman" w:cs="Times New Roman"/>
              <w:noProof/>
              <w:sz w:val="22"/>
            </w:rPr>
          </w:pPr>
          <w:hyperlink w:anchor="_Toc215250185" w:history="1">
            <w:r w:rsidRPr="009D7E0F">
              <w:rPr>
                <w:rStyle w:val="af2"/>
                <w:rFonts w:ascii="Times New Roman" w:eastAsiaTheme="majorEastAsia" w:hAnsi="Times New Roman" w:cs="Times New Roman"/>
                <w:noProof/>
              </w:rPr>
              <w:t>6.3 LLM Personalization Component</w:t>
            </w:r>
            <w:r w:rsidRPr="009D7E0F">
              <w:rPr>
                <w:rFonts w:ascii="Times New Roman" w:hAnsi="Times New Roman" w:cs="Times New Roman"/>
                <w:noProof/>
                <w:webHidden/>
              </w:rPr>
              <w:tab/>
            </w:r>
            <w:r w:rsidRPr="009D7E0F">
              <w:rPr>
                <w:rFonts w:ascii="Times New Roman" w:hAnsi="Times New Roman" w:cs="Times New Roman"/>
                <w:noProof/>
                <w:webHidden/>
              </w:rPr>
              <w:fldChar w:fldCharType="begin"/>
            </w:r>
            <w:r w:rsidRPr="009D7E0F">
              <w:rPr>
                <w:rFonts w:ascii="Times New Roman" w:hAnsi="Times New Roman" w:cs="Times New Roman"/>
                <w:noProof/>
                <w:webHidden/>
              </w:rPr>
              <w:instrText xml:space="preserve"> PAGEREF _Toc215250185 \h </w:instrText>
            </w:r>
            <w:r w:rsidRPr="009D7E0F">
              <w:rPr>
                <w:rFonts w:ascii="Times New Roman" w:hAnsi="Times New Roman" w:cs="Times New Roman"/>
                <w:noProof/>
                <w:webHidden/>
              </w:rPr>
            </w:r>
            <w:r w:rsidRPr="009D7E0F">
              <w:rPr>
                <w:rFonts w:ascii="Times New Roman" w:hAnsi="Times New Roman" w:cs="Times New Roman"/>
                <w:noProof/>
                <w:webHidden/>
              </w:rPr>
              <w:fldChar w:fldCharType="separate"/>
            </w:r>
            <w:r w:rsidRPr="009D7E0F">
              <w:rPr>
                <w:rFonts w:ascii="Times New Roman" w:hAnsi="Times New Roman" w:cs="Times New Roman"/>
                <w:noProof/>
                <w:webHidden/>
              </w:rPr>
              <w:t>6</w:t>
            </w:r>
            <w:r w:rsidRPr="009D7E0F">
              <w:rPr>
                <w:rFonts w:ascii="Times New Roman" w:hAnsi="Times New Roman" w:cs="Times New Roman"/>
                <w:noProof/>
                <w:webHidden/>
              </w:rPr>
              <w:fldChar w:fldCharType="end"/>
            </w:r>
          </w:hyperlink>
        </w:p>
        <w:p w14:paraId="424E6578" w14:textId="68FF104E" w:rsidR="0013198A" w:rsidRPr="0013198A" w:rsidRDefault="000A69AA" w:rsidP="0013198A">
          <w:pPr>
            <w:rPr>
              <w:b/>
              <w:bCs/>
              <w:lang w:val="zh-CN"/>
            </w:rPr>
            <w:sectPr w:rsidR="0013198A" w:rsidRPr="0013198A" w:rsidSect="00371C1E">
              <w:footerReference w:type="default" r:id="rId10"/>
              <w:pgSz w:w="11906" w:h="16838"/>
              <w:pgMar w:top="1440" w:right="1800" w:bottom="1440" w:left="1800" w:header="851" w:footer="992" w:gutter="0"/>
              <w:pgNumType w:fmt="upperRoman" w:start="2"/>
              <w:cols w:space="425"/>
              <w:docGrid w:type="lines" w:linePitch="312"/>
            </w:sectPr>
          </w:pPr>
          <w:r w:rsidRPr="005E3517">
            <w:rPr>
              <w:rFonts w:ascii="Times New Roman" w:hAnsi="Times New Roman" w:cs="Times New Roman"/>
            </w:rPr>
            <w:fldChar w:fldCharType="end"/>
          </w:r>
        </w:p>
      </w:sdtContent>
    </w:sdt>
    <w:p w14:paraId="79F49154" w14:textId="52737488" w:rsidR="00E43F51" w:rsidRPr="00B80D02" w:rsidRDefault="005E3337" w:rsidP="00B2453A">
      <w:pPr>
        <w:pStyle w:val="1"/>
        <w:ind w:right="240"/>
        <w:jc w:val="both"/>
        <w:rPr>
          <w:rFonts w:ascii="Times New Roman" w:hAnsi="Times New Roman" w:cs="Times New Roman"/>
        </w:rPr>
      </w:pPr>
      <w:bookmarkStart w:id="6" w:name="_Toc215250168"/>
      <w:r w:rsidRPr="00B80D02">
        <w:rPr>
          <w:rFonts w:ascii="Times New Roman" w:hAnsi="Times New Roman" w:cs="Times New Roman" w:hint="eastAsia"/>
        </w:rPr>
        <w:lastRenderedPageBreak/>
        <w:t>1.</w:t>
      </w:r>
      <w:r w:rsidR="00E43F51" w:rsidRPr="00B80D02">
        <w:rPr>
          <w:rFonts w:ascii="Times New Roman" w:hAnsi="Times New Roman" w:cs="Times New Roman" w:hint="eastAsia"/>
        </w:rPr>
        <w:t>Introduction &amp; Scope</w:t>
      </w:r>
      <w:bookmarkEnd w:id="6"/>
    </w:p>
    <w:p w14:paraId="7E522D95" w14:textId="41C6F41C" w:rsidR="001E20E8" w:rsidRPr="001E20E8" w:rsidRDefault="00E43F51" w:rsidP="00B2453A">
      <w:pPr>
        <w:pStyle w:val="2"/>
        <w:jc w:val="both"/>
        <w:rPr>
          <w:rFonts w:ascii="Times New Roman" w:hAnsi="Times New Roman" w:cs="Times New Roman"/>
        </w:rPr>
      </w:pPr>
      <w:bookmarkStart w:id="7" w:name="_Toc215250169"/>
      <w:r w:rsidRPr="00B80D02">
        <w:rPr>
          <w:rFonts w:ascii="Times New Roman" w:eastAsiaTheme="minorEastAsia" w:hAnsi="Times New Roman" w:cs="Times New Roman" w:hint="eastAsia"/>
        </w:rPr>
        <w:t>1.1</w:t>
      </w:r>
      <w:r w:rsidR="001E20E8" w:rsidRPr="001E20E8">
        <w:rPr>
          <w:rFonts w:asciiTheme="minorHAnsi" w:eastAsia="Times New Roman" w:hAnsiTheme="minorHAnsi" w:cstheme="minorBidi"/>
          <w:color w:val="auto"/>
          <w:sz w:val="24"/>
          <w:szCs w:val="24"/>
        </w:rPr>
        <w:t xml:space="preserve"> </w:t>
      </w:r>
      <w:r w:rsidR="001E20E8" w:rsidRPr="001E20E8">
        <w:rPr>
          <w:rFonts w:ascii="Times New Roman" w:hAnsi="Times New Roman" w:cs="Times New Roman"/>
        </w:rPr>
        <w:t>Document Purpose and Scope</w:t>
      </w:r>
      <w:bookmarkEnd w:id="7"/>
    </w:p>
    <w:p w14:paraId="786ADEBF" w14:textId="70B12E08" w:rsidR="00E43F51" w:rsidRDefault="001E20E8" w:rsidP="00B2453A">
      <w:pPr>
        <w:jc w:val="both"/>
        <w:rPr>
          <w:rFonts w:ascii="Times New Roman" w:eastAsia="宋体" w:hAnsi="Times New Roman" w:cs="Times New Roman"/>
        </w:rPr>
      </w:pPr>
      <w:r w:rsidRPr="001E20E8">
        <w:rPr>
          <w:rFonts w:ascii="Times New Roman" w:eastAsia="宋体" w:hAnsi="Times New Roman" w:cs="Times New Roman"/>
        </w:rPr>
        <w:t>This Initial Design Document serves to translate the conceptual functional requirements of the ELORA (Explainable Lifestyle &amp; Obesity Risk Analytics) system into an implementable software architecture and component design.</w:t>
      </w:r>
      <w:r w:rsidR="004E4932" w:rsidRPr="004E4932">
        <w:rPr>
          <w:rFonts w:ascii="Times New Roman" w:eastAsia="宋体" w:hAnsi="Times New Roman" w:cs="Times New Roman"/>
        </w:rPr>
        <w:t xml:space="preserve"> </w:t>
      </w:r>
    </w:p>
    <w:p w14:paraId="4631599E" w14:textId="386B4F76" w:rsidR="001E20E8" w:rsidRPr="001E20E8" w:rsidRDefault="001E20E8" w:rsidP="00B2453A">
      <w:pPr>
        <w:jc w:val="both"/>
        <w:rPr>
          <w:rFonts w:ascii="Times New Roman" w:eastAsiaTheme="minorEastAsia" w:hAnsi="Times New Roman" w:cs="Times New Roman"/>
        </w:rPr>
      </w:pPr>
      <w:r>
        <w:rPr>
          <w:rFonts w:ascii="Times New Roman" w:eastAsiaTheme="minorEastAsia" w:hAnsi="Times New Roman" w:cs="Times New Roman" w:hint="eastAsia"/>
          <w:b/>
          <w:bCs/>
        </w:rPr>
        <w:t>(</w:t>
      </w:r>
      <w:proofErr w:type="gramStart"/>
      <w:r>
        <w:rPr>
          <w:rFonts w:ascii="Times New Roman" w:eastAsiaTheme="minorEastAsia" w:hAnsi="Times New Roman" w:cs="Times New Roman" w:hint="eastAsia"/>
          <w:b/>
          <w:bCs/>
        </w:rPr>
        <w:t>1)</w:t>
      </w:r>
      <w:r w:rsidRPr="001E20E8">
        <w:rPr>
          <w:rFonts w:ascii="Times New Roman" w:eastAsiaTheme="minorEastAsia" w:hAnsi="Times New Roman" w:cs="Times New Roman"/>
          <w:b/>
          <w:bCs/>
        </w:rPr>
        <w:t>Purpose</w:t>
      </w:r>
      <w:proofErr w:type="gramEnd"/>
      <w:r w:rsidRPr="001E20E8">
        <w:rPr>
          <w:rFonts w:ascii="Times New Roman" w:eastAsiaTheme="minorEastAsia" w:hAnsi="Times New Roman" w:cs="Times New Roman"/>
          <w:b/>
          <w:bCs/>
        </w:rPr>
        <w:t>:</w:t>
      </w:r>
      <w:r w:rsidRPr="001E20E8">
        <w:rPr>
          <w:rFonts w:ascii="Times New Roman" w:eastAsiaTheme="minorEastAsia" w:hAnsi="Times New Roman" w:cs="Times New Roman"/>
        </w:rPr>
        <w:t xml:space="preserve"> To define the system's Three-Tier Architecture, rationalize the Technology Stack choices, detail the Data Model, and specify the Micro-architecture of the core components.</w:t>
      </w:r>
    </w:p>
    <w:p w14:paraId="225B1CE9" w14:textId="07D425D5" w:rsidR="001E20E8" w:rsidRPr="001E20E8" w:rsidRDefault="001E20E8" w:rsidP="00B2453A">
      <w:pPr>
        <w:jc w:val="both"/>
        <w:rPr>
          <w:rFonts w:ascii="Times New Roman" w:eastAsiaTheme="minorEastAsia" w:hAnsi="Times New Roman" w:cs="Times New Roman"/>
        </w:rPr>
      </w:pPr>
      <w:r>
        <w:rPr>
          <w:rFonts w:ascii="Times New Roman" w:eastAsiaTheme="minorEastAsia" w:hAnsi="Times New Roman" w:cs="Times New Roman" w:hint="eastAsia"/>
        </w:rPr>
        <w:t>(</w:t>
      </w:r>
      <w:proofErr w:type="gramStart"/>
      <w:r>
        <w:rPr>
          <w:rFonts w:ascii="Times New Roman" w:eastAsiaTheme="minorEastAsia" w:hAnsi="Times New Roman" w:cs="Times New Roman" w:hint="eastAsia"/>
        </w:rPr>
        <w:t>2)</w:t>
      </w:r>
      <w:r w:rsidRPr="001E20E8">
        <w:rPr>
          <w:rFonts w:ascii="Times New Roman" w:eastAsiaTheme="minorEastAsia" w:hAnsi="Times New Roman" w:cs="Times New Roman"/>
          <w:b/>
          <w:bCs/>
        </w:rPr>
        <w:t>Scope</w:t>
      </w:r>
      <w:proofErr w:type="gramEnd"/>
      <w:r w:rsidRPr="001E20E8">
        <w:rPr>
          <w:rFonts w:ascii="Times New Roman" w:eastAsiaTheme="minorEastAsia" w:hAnsi="Times New Roman" w:cs="Times New Roman"/>
          <w:b/>
          <w:bCs/>
        </w:rPr>
        <w:t>:</w:t>
      </w:r>
      <w:r w:rsidRPr="001E20E8">
        <w:rPr>
          <w:rFonts w:ascii="Times New Roman" w:eastAsiaTheme="minorEastAsia" w:hAnsi="Times New Roman" w:cs="Times New Roman"/>
        </w:rPr>
        <w:t xml:space="preserve"> This document covers the complete design for the Minimum Viable Product (MVP), focusing on the implementation of the core features (risk assessment, data storage, interactive trends) and adherence to critical Non-Functional Requirements (NFRs) concerning privacy and performance.</w:t>
      </w:r>
    </w:p>
    <w:p w14:paraId="784646E9" w14:textId="4220365A" w:rsidR="001E20E8" w:rsidRPr="001E20E8" w:rsidRDefault="004E4932" w:rsidP="00B2453A">
      <w:pPr>
        <w:pStyle w:val="2"/>
        <w:jc w:val="both"/>
        <w:rPr>
          <w:rFonts w:ascii="Times New Roman" w:hAnsi="Times New Roman" w:cs="Times New Roman"/>
        </w:rPr>
      </w:pPr>
      <w:bookmarkStart w:id="8" w:name="_Toc215250170"/>
      <w:r w:rsidRPr="00B80D02">
        <w:rPr>
          <w:rFonts w:ascii="Times New Roman" w:hAnsi="Times New Roman" w:cs="Times New Roman" w:hint="eastAsia"/>
        </w:rPr>
        <w:t>1.2</w:t>
      </w:r>
      <w:r w:rsidR="001E20E8" w:rsidRPr="001E20E8">
        <w:rPr>
          <w:rFonts w:asciiTheme="minorHAnsi" w:eastAsia="Times New Roman" w:hAnsiTheme="minorHAnsi" w:cstheme="minorBidi"/>
          <w:color w:val="auto"/>
          <w:sz w:val="24"/>
          <w:szCs w:val="24"/>
        </w:rPr>
        <w:t xml:space="preserve"> </w:t>
      </w:r>
      <w:r w:rsidR="001E20E8" w:rsidRPr="001E20E8">
        <w:rPr>
          <w:rFonts w:ascii="Times New Roman" w:hAnsi="Times New Roman" w:cs="Times New Roman"/>
        </w:rPr>
        <w:t>System Overview</w:t>
      </w:r>
      <w:bookmarkEnd w:id="8"/>
    </w:p>
    <w:p w14:paraId="12F2922D" w14:textId="7EEF370F" w:rsidR="00FF462C" w:rsidRDefault="001E20E8" w:rsidP="00B2453A">
      <w:pPr>
        <w:keepNext/>
        <w:jc w:val="both"/>
        <w:rPr>
          <w:rFonts w:eastAsiaTheme="minorEastAsia" w:hint="eastAsia"/>
        </w:rPr>
      </w:pPr>
      <w:r w:rsidRPr="001E20E8">
        <w:rPr>
          <w:rFonts w:ascii="Times New Roman" w:eastAsiaTheme="minorEastAsia" w:hAnsi="Times New Roman" w:cs="Times New Roman"/>
        </w:rPr>
        <w:t xml:space="preserve">ELORA is a </w:t>
      </w:r>
      <w:r w:rsidRPr="005E3517">
        <w:rPr>
          <w:rFonts w:ascii="Times New Roman" w:eastAsiaTheme="minorEastAsia" w:hAnsi="Times New Roman" w:cs="Times New Roman"/>
        </w:rPr>
        <w:t>Local-First a</w:t>
      </w:r>
      <w:r w:rsidRPr="001E20E8">
        <w:rPr>
          <w:rFonts w:ascii="Times New Roman" w:eastAsiaTheme="minorEastAsia" w:hAnsi="Times New Roman" w:cs="Times New Roman"/>
        </w:rPr>
        <w:t>pplication focused on user privacy, built to deliver explainable obesity risk analysis by fusing machine learning predictions with deterministic rules. The design must facilitate offline processing, rapid local</w:t>
      </w:r>
      <w:r>
        <w:rPr>
          <w:rFonts w:ascii="Times New Roman" w:eastAsiaTheme="minorEastAsia" w:hAnsi="Times New Roman" w:cs="Times New Roman" w:hint="eastAsia"/>
        </w:rPr>
        <w:t xml:space="preserve"> </w:t>
      </w:r>
      <w:r w:rsidRPr="001E20E8">
        <w:rPr>
          <w:rFonts w:ascii="Times New Roman" w:eastAsiaTheme="minorEastAsia" w:hAnsi="Times New Roman" w:cs="Times New Roman"/>
        </w:rPr>
        <w:t>inference, and easy distributi</w:t>
      </w:r>
      <w:r w:rsidR="002B6FCE">
        <w:rPr>
          <w:rFonts w:ascii="Times New Roman" w:eastAsiaTheme="minorEastAsia" w:hAnsi="Times New Roman" w:cs="Times New Roman" w:hint="eastAsia"/>
        </w:rPr>
        <w:t>on.</w:t>
      </w:r>
    </w:p>
    <w:p w14:paraId="3EC5DEC8" w14:textId="5FBA5199" w:rsidR="00B80D02" w:rsidRPr="00B80D02" w:rsidRDefault="00FF1ABE" w:rsidP="00B2453A">
      <w:pPr>
        <w:pStyle w:val="1"/>
        <w:jc w:val="both"/>
        <w:rPr>
          <w:rFonts w:ascii="Times New Roman" w:hAnsi="Times New Roman" w:cs="Times New Roman"/>
        </w:rPr>
      </w:pPr>
      <w:bookmarkStart w:id="9" w:name="_Toc215250171"/>
      <w:r w:rsidRPr="00B80D02">
        <w:rPr>
          <w:rFonts w:ascii="Times New Roman" w:hAnsi="Times New Roman" w:cs="Times New Roman" w:hint="eastAsia"/>
        </w:rPr>
        <w:t>2.</w:t>
      </w:r>
      <w:r w:rsidR="00B80D02" w:rsidRPr="00B80D02">
        <w:rPr>
          <w:rFonts w:asciiTheme="minorHAnsi" w:eastAsia="Times New Roman" w:hAnsiTheme="minorHAnsi" w:cstheme="minorBidi"/>
          <w:color w:val="auto"/>
          <w:sz w:val="24"/>
          <w:szCs w:val="24"/>
        </w:rPr>
        <w:t xml:space="preserve"> </w:t>
      </w:r>
      <w:r w:rsidR="00B80D02" w:rsidRPr="00B80D02">
        <w:rPr>
          <w:rFonts w:ascii="Times New Roman" w:hAnsi="Times New Roman" w:cs="Times New Roman"/>
        </w:rPr>
        <w:t>System Architecture and Deployment</w:t>
      </w:r>
      <w:bookmarkEnd w:id="9"/>
    </w:p>
    <w:p w14:paraId="39E9EC31" w14:textId="13317B59" w:rsidR="00E43F51" w:rsidRDefault="00AE784F" w:rsidP="00B2453A">
      <w:pPr>
        <w:pStyle w:val="2"/>
        <w:jc w:val="both"/>
        <w:rPr>
          <w:rFonts w:ascii="Times New Roman" w:hAnsi="Times New Roman" w:cs="Times New Roman"/>
        </w:rPr>
      </w:pPr>
      <w:bookmarkStart w:id="10" w:name="_Toc215250172"/>
      <w:r w:rsidRPr="00B80D02">
        <w:rPr>
          <w:rFonts w:ascii="Times New Roman" w:hAnsi="Times New Roman" w:cs="Times New Roman" w:hint="eastAsia"/>
        </w:rPr>
        <w:t>2.1</w:t>
      </w:r>
      <w:r w:rsidR="00B80D02" w:rsidRPr="00B80D02">
        <w:rPr>
          <w:rFonts w:ascii="Times New Roman" w:hAnsi="Times New Roman" w:cs="Times New Roman"/>
        </w:rPr>
        <w:t>System Architectural Overview</w:t>
      </w:r>
      <w:bookmarkEnd w:id="10"/>
    </w:p>
    <w:p w14:paraId="75D42911" w14:textId="77777777" w:rsidR="00B80D02" w:rsidRPr="00B80D02" w:rsidRDefault="00B80D02" w:rsidP="00B2453A">
      <w:pPr>
        <w:jc w:val="both"/>
        <w:rPr>
          <w:rFonts w:ascii="Times New Roman" w:eastAsiaTheme="minorEastAsia" w:hAnsi="Times New Roman" w:cs="Times New Roman"/>
          <w:color w:val="000000" w:themeColor="text1"/>
        </w:rPr>
      </w:pPr>
      <w:r w:rsidRPr="00B80D02">
        <w:rPr>
          <w:rFonts w:ascii="Times New Roman" w:eastAsiaTheme="minorEastAsia" w:hAnsi="Times New Roman" w:cs="Times New Roman"/>
          <w:color w:val="000000" w:themeColor="text1"/>
        </w:rPr>
        <w:t>ELORA is structured using a Three-Tier Architecture to ensure clean separation of concerns, high maintainability, and optimal performance for local operations. This design approach isolates the presentation logic from the data processing and machine learning kernel.</w:t>
      </w:r>
    </w:p>
    <w:p w14:paraId="67385893" w14:textId="1EDF369F" w:rsidR="00B80D02" w:rsidRPr="00B80D02" w:rsidRDefault="003417D4" w:rsidP="00B2453A">
      <w:pPr>
        <w:jc w:val="both"/>
        <w:rPr>
          <w:rFonts w:ascii="Times New Roman" w:eastAsiaTheme="minorEastAsia" w:hAnsi="Times New Roman" w:cs="Times New Roman"/>
          <w:color w:val="000000" w:themeColor="text1"/>
        </w:rPr>
      </w:pPr>
      <w:r w:rsidRPr="003417D4">
        <w:rPr>
          <w:rFonts w:ascii="Times New Roman" w:eastAsiaTheme="minorEastAsia" w:hAnsi="Times New Roman" w:cs="Times New Roman" w:hint="eastAsia"/>
          <w:b/>
          <w:bCs/>
          <w:color w:val="000000" w:themeColor="text1"/>
        </w:rPr>
        <w:t>(</w:t>
      </w:r>
      <w:proofErr w:type="gramStart"/>
      <w:r w:rsidRPr="003417D4">
        <w:rPr>
          <w:rFonts w:ascii="Times New Roman" w:eastAsiaTheme="minorEastAsia" w:hAnsi="Times New Roman" w:cs="Times New Roman" w:hint="eastAsia"/>
          <w:b/>
          <w:bCs/>
          <w:color w:val="000000" w:themeColor="text1"/>
        </w:rPr>
        <w:t>1)</w:t>
      </w:r>
      <w:r w:rsidR="00B80D02" w:rsidRPr="00B80D02">
        <w:rPr>
          <w:rFonts w:ascii="Times New Roman" w:eastAsiaTheme="minorEastAsia" w:hAnsi="Times New Roman" w:cs="Times New Roman"/>
          <w:b/>
          <w:bCs/>
          <w:color w:val="000000" w:themeColor="text1"/>
        </w:rPr>
        <w:t>Presentation</w:t>
      </w:r>
      <w:proofErr w:type="gramEnd"/>
      <w:r w:rsidR="00B80D02" w:rsidRPr="00B80D02">
        <w:rPr>
          <w:rFonts w:ascii="Times New Roman" w:eastAsiaTheme="minorEastAsia" w:hAnsi="Times New Roman" w:cs="Times New Roman"/>
          <w:b/>
          <w:bCs/>
          <w:color w:val="000000" w:themeColor="text1"/>
        </w:rPr>
        <w:t xml:space="preserve"> Tier:</w:t>
      </w:r>
      <w:r w:rsidR="00B80D02" w:rsidRPr="00B80D02">
        <w:rPr>
          <w:rFonts w:ascii="Times New Roman" w:eastAsiaTheme="minorEastAsia" w:hAnsi="Times New Roman" w:cs="Times New Roman"/>
          <w:color w:val="000000" w:themeColor="text1"/>
        </w:rPr>
        <w:t xml:space="preserve"> Responsible for user interaction, form validation, and data visualization (Jinja2/HTML/CSS).</w:t>
      </w:r>
    </w:p>
    <w:p w14:paraId="77AAF2B7" w14:textId="5E788F3E" w:rsidR="00B80D02" w:rsidRPr="00B80D02" w:rsidRDefault="003417D4" w:rsidP="00B2453A">
      <w:pPr>
        <w:jc w:val="both"/>
        <w:rPr>
          <w:rFonts w:ascii="Times New Roman" w:eastAsiaTheme="minorEastAsia" w:hAnsi="Times New Roman" w:cs="Times New Roman"/>
          <w:color w:val="000000" w:themeColor="text1"/>
        </w:rPr>
      </w:pPr>
      <w:r w:rsidRPr="003417D4">
        <w:rPr>
          <w:rFonts w:ascii="Times New Roman" w:eastAsiaTheme="minorEastAsia" w:hAnsi="Times New Roman" w:cs="Times New Roman" w:hint="eastAsia"/>
          <w:b/>
          <w:bCs/>
          <w:color w:val="000000" w:themeColor="text1"/>
        </w:rPr>
        <w:t>(</w:t>
      </w:r>
      <w:proofErr w:type="gramStart"/>
      <w:r w:rsidRPr="003417D4">
        <w:rPr>
          <w:rFonts w:ascii="Times New Roman" w:eastAsiaTheme="minorEastAsia" w:hAnsi="Times New Roman" w:cs="Times New Roman" w:hint="eastAsia"/>
          <w:b/>
          <w:bCs/>
          <w:color w:val="000000" w:themeColor="text1"/>
        </w:rPr>
        <w:t>2)</w:t>
      </w:r>
      <w:r w:rsidR="00B80D02" w:rsidRPr="00B80D02">
        <w:rPr>
          <w:rFonts w:ascii="Times New Roman" w:eastAsiaTheme="minorEastAsia" w:hAnsi="Times New Roman" w:cs="Times New Roman"/>
          <w:b/>
          <w:bCs/>
          <w:color w:val="000000" w:themeColor="text1"/>
        </w:rPr>
        <w:t>Application</w:t>
      </w:r>
      <w:proofErr w:type="gramEnd"/>
      <w:r w:rsidR="00B80D02" w:rsidRPr="00B80D02">
        <w:rPr>
          <w:rFonts w:ascii="Times New Roman" w:eastAsiaTheme="minorEastAsia" w:hAnsi="Times New Roman" w:cs="Times New Roman"/>
          <w:b/>
          <w:bCs/>
          <w:color w:val="000000" w:themeColor="text1"/>
        </w:rPr>
        <w:t xml:space="preserve"> Tier:</w:t>
      </w:r>
      <w:r w:rsidR="00B80D02" w:rsidRPr="00B80D02">
        <w:rPr>
          <w:rFonts w:ascii="Times New Roman" w:eastAsiaTheme="minorEastAsia" w:hAnsi="Times New Roman" w:cs="Times New Roman"/>
          <w:color w:val="000000" w:themeColor="text1"/>
        </w:rPr>
        <w:t xml:space="preserve"> Handles all application routing, business logic, risk computation, and PDF generation (</w:t>
      </w:r>
      <w:proofErr w:type="spellStart"/>
      <w:r w:rsidR="00B80D02" w:rsidRPr="00B80D02">
        <w:rPr>
          <w:rFonts w:ascii="Times New Roman" w:eastAsiaTheme="minorEastAsia" w:hAnsi="Times New Roman" w:cs="Times New Roman"/>
          <w:color w:val="000000" w:themeColor="text1"/>
        </w:rPr>
        <w:t>FastAPI</w:t>
      </w:r>
      <w:proofErr w:type="spellEnd"/>
      <w:r w:rsidR="00B80D02" w:rsidRPr="00B80D02">
        <w:rPr>
          <w:rFonts w:ascii="Times New Roman" w:eastAsiaTheme="minorEastAsia" w:hAnsi="Times New Roman" w:cs="Times New Roman"/>
          <w:color w:val="000000" w:themeColor="text1"/>
        </w:rPr>
        <w:t xml:space="preserve"> framework).</w:t>
      </w:r>
    </w:p>
    <w:p w14:paraId="71F2A8E5" w14:textId="0E72D124" w:rsidR="00B80D02" w:rsidRDefault="003417D4" w:rsidP="00B2453A">
      <w:pPr>
        <w:jc w:val="both"/>
        <w:rPr>
          <w:rFonts w:ascii="Times New Roman" w:eastAsiaTheme="minorEastAsia" w:hAnsi="Times New Roman" w:cs="Times New Roman"/>
          <w:color w:val="000000" w:themeColor="text1"/>
        </w:rPr>
      </w:pPr>
      <w:r w:rsidRPr="003417D4">
        <w:rPr>
          <w:rFonts w:ascii="Times New Roman" w:eastAsiaTheme="minorEastAsia" w:hAnsi="Times New Roman" w:cs="Times New Roman" w:hint="eastAsia"/>
          <w:b/>
          <w:bCs/>
          <w:color w:val="000000" w:themeColor="text1"/>
        </w:rPr>
        <w:lastRenderedPageBreak/>
        <w:t>(</w:t>
      </w:r>
      <w:proofErr w:type="gramStart"/>
      <w:r w:rsidRPr="003417D4">
        <w:rPr>
          <w:rFonts w:ascii="Times New Roman" w:eastAsiaTheme="minorEastAsia" w:hAnsi="Times New Roman" w:cs="Times New Roman" w:hint="eastAsia"/>
          <w:b/>
          <w:bCs/>
          <w:color w:val="000000" w:themeColor="text1"/>
        </w:rPr>
        <w:t>3)</w:t>
      </w:r>
      <w:r w:rsidR="00B80D02" w:rsidRPr="00B80D02">
        <w:rPr>
          <w:rFonts w:ascii="Times New Roman" w:eastAsiaTheme="minorEastAsia" w:hAnsi="Times New Roman" w:cs="Times New Roman"/>
          <w:b/>
          <w:bCs/>
          <w:color w:val="000000" w:themeColor="text1"/>
        </w:rPr>
        <w:t>Data</w:t>
      </w:r>
      <w:proofErr w:type="gramEnd"/>
      <w:r w:rsidR="00B80D02" w:rsidRPr="00B80D02">
        <w:rPr>
          <w:rFonts w:ascii="Times New Roman" w:eastAsiaTheme="minorEastAsia" w:hAnsi="Times New Roman" w:cs="Times New Roman"/>
          <w:b/>
          <w:bCs/>
          <w:color w:val="000000" w:themeColor="text1"/>
        </w:rPr>
        <w:t xml:space="preserve"> Tier:</w:t>
      </w:r>
      <w:r w:rsidR="00B80D02" w:rsidRPr="00B80D02">
        <w:rPr>
          <w:rFonts w:ascii="Times New Roman" w:eastAsiaTheme="minorEastAsia" w:hAnsi="Times New Roman" w:cs="Times New Roman"/>
          <w:color w:val="000000" w:themeColor="text1"/>
        </w:rPr>
        <w:t xml:space="preserve"> Responsible for persistent storage of user records (SQLite).</w:t>
      </w:r>
    </w:p>
    <w:p w14:paraId="613FD5E9" w14:textId="7C7BD588" w:rsidR="00140A5F" w:rsidRDefault="00140A5F" w:rsidP="00140A5F">
      <w:pPr>
        <w:jc w:val="center"/>
        <w:rPr>
          <w:rFonts w:ascii="Times New Roman" w:eastAsiaTheme="minorEastAsia" w:hAnsi="Times New Roman" w:cs="Times New Roman"/>
          <w:color w:val="000000" w:themeColor="text1"/>
        </w:rPr>
      </w:pPr>
      <w:r w:rsidRPr="00140A5F">
        <w:rPr>
          <w:rFonts w:ascii="Times New Roman" w:eastAsiaTheme="minorEastAsia" w:hAnsi="Times New Roman" w:cs="Times New Roman"/>
          <w:noProof/>
          <w:color w:val="000000" w:themeColor="text1"/>
        </w:rPr>
        <w:drawing>
          <wp:inline distT="0" distB="0" distL="0" distR="0" wp14:anchorId="5D5118AF" wp14:editId="43452F52">
            <wp:extent cx="3970020" cy="2575560"/>
            <wp:effectExtent l="19050" t="19050" r="11430" b="15240"/>
            <wp:docPr id="1442316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0020" cy="2575560"/>
                    </a:xfrm>
                    <a:prstGeom prst="rect">
                      <a:avLst/>
                    </a:prstGeom>
                    <a:noFill/>
                    <a:ln>
                      <a:solidFill>
                        <a:schemeClr val="accent1"/>
                      </a:solidFill>
                    </a:ln>
                  </pic:spPr>
                </pic:pic>
              </a:graphicData>
            </a:graphic>
          </wp:inline>
        </w:drawing>
      </w:r>
    </w:p>
    <w:p w14:paraId="5A70E61D" w14:textId="2EB5B5F4" w:rsidR="00B75C0F" w:rsidRPr="00B75C0F" w:rsidRDefault="00B75C0F" w:rsidP="00140A5F">
      <w:pPr>
        <w:jc w:val="center"/>
        <w:rPr>
          <w:rFonts w:ascii="Times New Roman" w:eastAsia="黑体" w:hAnsi="Times New Roman" w:cs="Times New Roman"/>
          <w:sz w:val="20"/>
          <w:szCs w:val="20"/>
        </w:rPr>
      </w:pPr>
      <w:bookmarkStart w:id="11" w:name="_Hlk215221752"/>
      <w:r w:rsidRPr="00EB0E2E">
        <w:rPr>
          <w:rFonts w:ascii="Times New Roman" w:eastAsia="黑体" w:hAnsi="Times New Roman" w:cs="Times New Roman" w:hint="eastAsia"/>
          <w:b/>
          <w:bCs/>
          <w:sz w:val="20"/>
          <w:szCs w:val="20"/>
        </w:rPr>
        <w:t>Figure 2.1:</w:t>
      </w:r>
      <w:r w:rsidRPr="00B75C0F">
        <w:t xml:space="preserve"> </w:t>
      </w:r>
      <w:r w:rsidRPr="00B75C0F">
        <w:rPr>
          <w:rFonts w:ascii="Times New Roman" w:eastAsia="黑体" w:hAnsi="Times New Roman" w:cs="Times New Roman"/>
          <w:sz w:val="20"/>
          <w:szCs w:val="20"/>
        </w:rPr>
        <w:t>Local-First Three-Tier Architecture Diagram showing component interactions.</w:t>
      </w:r>
      <w:bookmarkEnd w:id="11"/>
    </w:p>
    <w:p w14:paraId="29E91F15" w14:textId="7CF84B32" w:rsidR="003417D4" w:rsidRPr="000E1742" w:rsidRDefault="00AE784F" w:rsidP="00B2453A">
      <w:pPr>
        <w:pStyle w:val="2"/>
        <w:jc w:val="both"/>
        <w:rPr>
          <w:rFonts w:ascii="Times New Roman" w:hAnsi="Times New Roman" w:cs="Times New Roman"/>
        </w:rPr>
      </w:pPr>
      <w:bookmarkStart w:id="12" w:name="_Toc215250173"/>
      <w:r w:rsidRPr="00B80D02">
        <w:rPr>
          <w:rFonts w:ascii="Times New Roman" w:hAnsi="Times New Roman" w:cs="Times New Roman" w:hint="eastAsia"/>
        </w:rPr>
        <w:t>2.2</w:t>
      </w:r>
      <w:r w:rsidR="003417D4" w:rsidRPr="003417D4">
        <w:rPr>
          <w:rFonts w:ascii="Times New Roman" w:hAnsi="Times New Roman" w:cs="Times New Roman"/>
        </w:rPr>
        <w:t>Deployment Context</w:t>
      </w:r>
      <w:bookmarkEnd w:id="12"/>
    </w:p>
    <w:p w14:paraId="5363935D" w14:textId="77777777" w:rsidR="000E1742" w:rsidRPr="000E1742" w:rsidRDefault="000E1742" w:rsidP="00B2453A">
      <w:pPr>
        <w:jc w:val="both"/>
        <w:rPr>
          <w:rFonts w:ascii="Times New Roman" w:eastAsiaTheme="minorEastAsia" w:hAnsi="Times New Roman" w:cs="Times New Roman"/>
          <w:color w:val="000000" w:themeColor="text1"/>
        </w:rPr>
      </w:pPr>
      <w:r w:rsidRPr="000E1742">
        <w:rPr>
          <w:rFonts w:ascii="Times New Roman" w:eastAsiaTheme="minorEastAsia" w:hAnsi="Times New Roman" w:cs="Times New Roman"/>
          <w:color w:val="000000" w:themeColor="text1"/>
        </w:rPr>
        <w:t>The system strictly follows the Local-First Principle (NFR-20). The entire application stack is designed to run locally on the end user's device.</w:t>
      </w:r>
    </w:p>
    <w:p w14:paraId="2E19490D" w14:textId="7D599CD1" w:rsidR="000E1742" w:rsidRPr="000E1742" w:rsidRDefault="000E1742" w:rsidP="00B2453A">
      <w:pPr>
        <w:jc w:val="both"/>
        <w:rPr>
          <w:rFonts w:ascii="Times New Roman" w:eastAsiaTheme="minorEastAsia" w:hAnsi="Times New Roman" w:cs="Times New Roman"/>
          <w:color w:val="000000" w:themeColor="text1"/>
        </w:rPr>
      </w:pPr>
      <w:r w:rsidRPr="000E1742">
        <w:rPr>
          <w:rFonts w:ascii="Times New Roman" w:eastAsiaTheme="minorEastAsia" w:hAnsi="Times New Roman" w:cs="Times New Roman" w:hint="eastAsia"/>
          <w:b/>
          <w:bCs/>
          <w:color w:val="000000" w:themeColor="text1"/>
        </w:rPr>
        <w:t>(</w:t>
      </w:r>
      <w:proofErr w:type="gramStart"/>
      <w:r w:rsidRPr="000E1742">
        <w:rPr>
          <w:rFonts w:ascii="Times New Roman" w:eastAsiaTheme="minorEastAsia" w:hAnsi="Times New Roman" w:cs="Times New Roman" w:hint="eastAsia"/>
          <w:b/>
          <w:bCs/>
          <w:color w:val="000000" w:themeColor="text1"/>
        </w:rPr>
        <w:t>1)</w:t>
      </w:r>
      <w:r w:rsidRPr="000E1742">
        <w:rPr>
          <w:rFonts w:ascii="Times New Roman" w:eastAsiaTheme="minorEastAsia" w:hAnsi="Times New Roman" w:cs="Times New Roman"/>
          <w:b/>
          <w:bCs/>
          <w:color w:val="000000" w:themeColor="text1"/>
        </w:rPr>
        <w:t>Inference</w:t>
      </w:r>
      <w:proofErr w:type="gramEnd"/>
      <w:r w:rsidRPr="000E1742">
        <w:rPr>
          <w:rFonts w:ascii="Times New Roman" w:eastAsiaTheme="minorEastAsia" w:hAnsi="Times New Roman" w:cs="Times New Roman"/>
          <w:b/>
          <w:bCs/>
          <w:color w:val="000000" w:themeColor="text1"/>
        </w:rPr>
        <w:t xml:space="preserve"> Pipeline:</w:t>
      </w:r>
      <w:r w:rsidRPr="000E1742">
        <w:rPr>
          <w:rFonts w:ascii="Times New Roman" w:eastAsiaTheme="minorEastAsia" w:hAnsi="Times New Roman" w:cs="Times New Roman"/>
          <w:color w:val="000000" w:themeColor="text1"/>
        </w:rPr>
        <w:t xml:space="preserve"> The machine learning model (Random Forest) is compiled into </w:t>
      </w:r>
      <w:proofErr w:type="gramStart"/>
      <w:r w:rsidRPr="000E1742">
        <w:rPr>
          <w:rFonts w:ascii="Times New Roman" w:eastAsiaTheme="minorEastAsia" w:hAnsi="Times New Roman" w:cs="Times New Roman"/>
          <w:color w:val="000000" w:themeColor="text1"/>
        </w:rPr>
        <w:t>a .joblib</w:t>
      </w:r>
      <w:proofErr w:type="gramEnd"/>
      <w:r w:rsidRPr="000E1742">
        <w:rPr>
          <w:rFonts w:ascii="Times New Roman" w:eastAsiaTheme="minorEastAsia" w:hAnsi="Times New Roman" w:cs="Times New Roman"/>
          <w:color w:val="000000" w:themeColor="text1"/>
        </w:rPr>
        <w:t xml:space="preserve"> artifact and loaded directly by the application layer.</w:t>
      </w:r>
    </w:p>
    <w:p w14:paraId="114C90A4" w14:textId="1C39A9A7" w:rsidR="00B04544" w:rsidRPr="000E1742" w:rsidRDefault="000E1742" w:rsidP="00B2453A">
      <w:pPr>
        <w:jc w:val="both"/>
        <w:rPr>
          <w:rFonts w:ascii="Times New Roman" w:eastAsiaTheme="minorEastAsia" w:hAnsi="Times New Roman" w:cs="Times New Roman"/>
          <w:color w:val="000000" w:themeColor="text1"/>
        </w:rPr>
      </w:pPr>
      <w:r w:rsidRPr="000E1742">
        <w:rPr>
          <w:rFonts w:ascii="Times New Roman" w:eastAsiaTheme="minorEastAsia" w:hAnsi="Times New Roman" w:cs="Times New Roman" w:hint="eastAsia"/>
          <w:b/>
          <w:bCs/>
          <w:color w:val="000000" w:themeColor="text1"/>
        </w:rPr>
        <w:t>(</w:t>
      </w:r>
      <w:proofErr w:type="gramStart"/>
      <w:r w:rsidRPr="000E1742">
        <w:rPr>
          <w:rFonts w:ascii="Times New Roman" w:eastAsiaTheme="minorEastAsia" w:hAnsi="Times New Roman" w:cs="Times New Roman" w:hint="eastAsia"/>
          <w:b/>
          <w:bCs/>
          <w:color w:val="000000" w:themeColor="text1"/>
        </w:rPr>
        <w:t>2)</w:t>
      </w:r>
      <w:r w:rsidRPr="000E1742">
        <w:rPr>
          <w:rFonts w:ascii="Times New Roman" w:eastAsiaTheme="minorEastAsia" w:hAnsi="Times New Roman" w:cs="Times New Roman"/>
          <w:b/>
          <w:bCs/>
          <w:color w:val="000000" w:themeColor="text1"/>
        </w:rPr>
        <w:t>Stateless</w:t>
      </w:r>
      <w:proofErr w:type="gramEnd"/>
      <w:r w:rsidRPr="000E1742">
        <w:rPr>
          <w:rFonts w:ascii="Times New Roman" w:eastAsiaTheme="minorEastAsia" w:hAnsi="Times New Roman" w:cs="Times New Roman"/>
          <w:b/>
          <w:bCs/>
          <w:color w:val="000000" w:themeColor="text1"/>
        </w:rPr>
        <w:t xml:space="preserve"> API: </w:t>
      </w:r>
      <w:r w:rsidRPr="000E1742">
        <w:rPr>
          <w:rFonts w:ascii="Times New Roman" w:eastAsiaTheme="minorEastAsia" w:hAnsi="Times New Roman" w:cs="Times New Roman"/>
          <w:color w:val="000000" w:themeColor="text1"/>
        </w:rPr>
        <w:t xml:space="preserve">The </w:t>
      </w:r>
      <w:proofErr w:type="spellStart"/>
      <w:r w:rsidRPr="000E1742">
        <w:rPr>
          <w:rFonts w:ascii="Times New Roman" w:eastAsiaTheme="minorEastAsia" w:hAnsi="Times New Roman" w:cs="Times New Roman"/>
          <w:color w:val="000000" w:themeColor="text1"/>
        </w:rPr>
        <w:t>FastAPI</w:t>
      </w:r>
      <w:proofErr w:type="spellEnd"/>
      <w:r w:rsidRPr="000E1742">
        <w:rPr>
          <w:rFonts w:ascii="Times New Roman" w:eastAsiaTheme="minorEastAsia" w:hAnsi="Times New Roman" w:cs="Times New Roman"/>
          <w:color w:val="000000" w:themeColor="text1"/>
        </w:rPr>
        <w:t xml:space="preserve"> framework provides a stateless /predict endpoint that processes inference requests without persisting data, ensuring quick response times and adherence to privacy requirements.</w:t>
      </w:r>
    </w:p>
    <w:p w14:paraId="6772B1D0" w14:textId="095A70CB" w:rsidR="000E1742" w:rsidRPr="006908FB" w:rsidRDefault="00FF1ABE" w:rsidP="00B2453A">
      <w:pPr>
        <w:pStyle w:val="1"/>
        <w:jc w:val="both"/>
        <w:rPr>
          <w:rFonts w:ascii="Times New Roman" w:hAnsi="Times New Roman" w:cs="Times New Roman"/>
        </w:rPr>
      </w:pPr>
      <w:bookmarkStart w:id="13" w:name="_Toc215250174"/>
      <w:r w:rsidRPr="00B80D02">
        <w:rPr>
          <w:rFonts w:ascii="Times New Roman" w:hAnsi="Times New Roman" w:cs="Times New Roman" w:hint="eastAsia"/>
        </w:rPr>
        <w:t>3.</w:t>
      </w:r>
      <w:r w:rsidR="000E1742" w:rsidRPr="000E1742">
        <w:rPr>
          <w:rFonts w:asciiTheme="minorHAnsi" w:eastAsia="Times New Roman" w:hAnsiTheme="minorHAnsi" w:cstheme="minorBidi"/>
          <w:color w:val="auto"/>
          <w:sz w:val="24"/>
          <w:szCs w:val="24"/>
        </w:rPr>
        <w:t xml:space="preserve"> </w:t>
      </w:r>
      <w:r w:rsidR="000E1742" w:rsidRPr="000E1742">
        <w:rPr>
          <w:rFonts w:ascii="Times New Roman" w:hAnsi="Times New Roman" w:cs="Times New Roman"/>
        </w:rPr>
        <w:t>Technology Stack &amp; Data Design</w:t>
      </w:r>
      <w:bookmarkEnd w:id="13"/>
    </w:p>
    <w:p w14:paraId="4CACB704" w14:textId="39839CFE" w:rsidR="005E3267" w:rsidRDefault="005E3267" w:rsidP="00B2453A">
      <w:pPr>
        <w:pStyle w:val="2"/>
        <w:jc w:val="both"/>
        <w:rPr>
          <w:rFonts w:ascii="Times New Roman" w:hAnsi="Times New Roman" w:cs="Times New Roman"/>
        </w:rPr>
      </w:pPr>
      <w:bookmarkStart w:id="14" w:name="_Toc215250175"/>
      <w:r w:rsidRPr="005E3267">
        <w:rPr>
          <w:rFonts w:ascii="Times New Roman" w:hAnsi="Times New Roman" w:cs="Times New Roman"/>
        </w:rPr>
        <w:t>3.1</w:t>
      </w:r>
      <w:r w:rsidR="006908FB" w:rsidRPr="006908FB">
        <w:rPr>
          <w:rFonts w:ascii="Times New Roman" w:hAnsi="Times New Roman" w:cs="Times New Roman"/>
        </w:rPr>
        <w:t>Technology Stack Rationale</w:t>
      </w:r>
      <w:bookmarkEnd w:id="14"/>
    </w:p>
    <w:p w14:paraId="2CDB2354" w14:textId="6256A4FE" w:rsidR="006908FB" w:rsidRPr="006908FB" w:rsidRDefault="006908FB" w:rsidP="00B2453A">
      <w:pPr>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The following technologies were selected based on their performance, stability, and suitability for a local-first application:</w:t>
      </w:r>
    </w:p>
    <w:tbl>
      <w:tblPr>
        <w:tblStyle w:val="ae"/>
        <w:tblW w:w="0" w:type="auto"/>
        <w:tblLook w:val="04A0" w:firstRow="1" w:lastRow="0" w:firstColumn="1" w:lastColumn="0" w:noHBand="0" w:noVBand="1"/>
      </w:tblPr>
      <w:tblGrid>
        <w:gridCol w:w="1934"/>
        <w:gridCol w:w="4319"/>
        <w:gridCol w:w="2043"/>
      </w:tblGrid>
      <w:tr w:rsidR="006908FB" w:rsidRPr="006908FB" w14:paraId="190B54D0" w14:textId="77777777" w:rsidTr="006908FB">
        <w:tc>
          <w:tcPr>
            <w:tcW w:w="0" w:type="auto"/>
            <w:hideMark/>
          </w:tcPr>
          <w:p w14:paraId="1366B4CA"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Technology</w:t>
            </w:r>
          </w:p>
        </w:tc>
        <w:tc>
          <w:tcPr>
            <w:tcW w:w="0" w:type="auto"/>
            <w:hideMark/>
          </w:tcPr>
          <w:p w14:paraId="66325C08"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Rationale and Core Benefit</w:t>
            </w:r>
          </w:p>
        </w:tc>
        <w:tc>
          <w:tcPr>
            <w:tcW w:w="0" w:type="auto"/>
            <w:hideMark/>
          </w:tcPr>
          <w:p w14:paraId="35019704"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Corresponding NFR</w:t>
            </w:r>
          </w:p>
        </w:tc>
      </w:tr>
      <w:tr w:rsidR="006908FB" w:rsidRPr="006908FB" w14:paraId="56989808" w14:textId="77777777" w:rsidTr="006908FB">
        <w:tc>
          <w:tcPr>
            <w:tcW w:w="0" w:type="auto"/>
            <w:hideMark/>
          </w:tcPr>
          <w:p w14:paraId="62C179AA"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 xml:space="preserve">Python (Core </w:t>
            </w:r>
            <w:r w:rsidRPr="006908FB">
              <w:rPr>
                <w:rFonts w:ascii="Times New Roman" w:eastAsiaTheme="minorEastAsia" w:hAnsi="Times New Roman" w:cs="Times New Roman"/>
                <w:color w:val="000000" w:themeColor="text1"/>
              </w:rPr>
              <w:lastRenderedPageBreak/>
              <w:t>Language)</w:t>
            </w:r>
          </w:p>
        </w:tc>
        <w:tc>
          <w:tcPr>
            <w:tcW w:w="0" w:type="auto"/>
            <w:hideMark/>
          </w:tcPr>
          <w:p w14:paraId="33656140"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lastRenderedPageBreak/>
              <w:t xml:space="preserve">Robust ecosystem for machine learning </w:t>
            </w:r>
            <w:r w:rsidRPr="006908FB">
              <w:rPr>
                <w:rFonts w:ascii="Times New Roman" w:eastAsiaTheme="minorEastAsia" w:hAnsi="Times New Roman" w:cs="Times New Roman"/>
                <w:color w:val="000000" w:themeColor="text1"/>
              </w:rPr>
              <w:lastRenderedPageBreak/>
              <w:t>(Scikit-learn, joblib).</w:t>
            </w:r>
          </w:p>
        </w:tc>
        <w:tc>
          <w:tcPr>
            <w:tcW w:w="0" w:type="auto"/>
            <w:hideMark/>
          </w:tcPr>
          <w:p w14:paraId="53509CB4"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lastRenderedPageBreak/>
              <w:t xml:space="preserve">Robustness &amp; </w:t>
            </w:r>
            <w:r w:rsidRPr="006908FB">
              <w:rPr>
                <w:rFonts w:ascii="Times New Roman" w:eastAsiaTheme="minorEastAsia" w:hAnsi="Times New Roman" w:cs="Times New Roman"/>
                <w:color w:val="000000" w:themeColor="text1"/>
              </w:rPr>
              <w:lastRenderedPageBreak/>
              <w:t>Maintainability</w:t>
            </w:r>
          </w:p>
        </w:tc>
      </w:tr>
      <w:tr w:rsidR="006908FB" w:rsidRPr="006908FB" w14:paraId="4CDB6201" w14:textId="77777777" w:rsidTr="006908FB">
        <w:tc>
          <w:tcPr>
            <w:tcW w:w="0" w:type="auto"/>
            <w:hideMark/>
          </w:tcPr>
          <w:p w14:paraId="370D414D" w14:textId="77777777" w:rsidR="006908FB" w:rsidRPr="006908FB" w:rsidRDefault="006908FB" w:rsidP="00B2453A">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lastRenderedPageBreak/>
              <w:t>FastAPI</w:t>
            </w:r>
            <w:proofErr w:type="spellEnd"/>
            <w:r w:rsidRPr="006908FB">
              <w:rPr>
                <w:rFonts w:ascii="Times New Roman" w:eastAsiaTheme="minorEastAsia" w:hAnsi="Times New Roman" w:cs="Times New Roman"/>
                <w:color w:val="000000" w:themeColor="text1"/>
              </w:rPr>
              <w:t xml:space="preserve"> (Web Framework)</w:t>
            </w:r>
          </w:p>
        </w:tc>
        <w:tc>
          <w:tcPr>
            <w:tcW w:w="0" w:type="auto"/>
            <w:hideMark/>
          </w:tcPr>
          <w:p w14:paraId="128EEB03"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High-performance, low-latency framework chosen over heavier alternatives (Django) to meet the P50 &lt; 200ms latency requirement.</w:t>
            </w:r>
          </w:p>
        </w:tc>
        <w:tc>
          <w:tcPr>
            <w:tcW w:w="0" w:type="auto"/>
            <w:hideMark/>
          </w:tcPr>
          <w:p w14:paraId="0FDA82DF"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Performance (NFR-01)</w:t>
            </w:r>
          </w:p>
        </w:tc>
      </w:tr>
      <w:tr w:rsidR="006908FB" w:rsidRPr="006908FB" w14:paraId="6FECAF9C" w14:textId="77777777" w:rsidTr="006908FB">
        <w:tc>
          <w:tcPr>
            <w:tcW w:w="0" w:type="auto"/>
            <w:hideMark/>
          </w:tcPr>
          <w:p w14:paraId="174B94A9"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SQLite (Database)</w:t>
            </w:r>
          </w:p>
        </w:tc>
        <w:tc>
          <w:tcPr>
            <w:tcW w:w="0" w:type="auto"/>
            <w:hideMark/>
          </w:tcPr>
          <w:p w14:paraId="4992D822"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Lightweight, file-based database that requires zero setup and aligns perfectly with the Local-First design constraint.</w:t>
            </w:r>
          </w:p>
        </w:tc>
        <w:tc>
          <w:tcPr>
            <w:tcW w:w="0" w:type="auto"/>
            <w:hideMark/>
          </w:tcPr>
          <w:p w14:paraId="217A67CC"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Privacy (NFR-20)</w:t>
            </w:r>
          </w:p>
        </w:tc>
      </w:tr>
      <w:tr w:rsidR="006908FB" w:rsidRPr="006908FB" w14:paraId="41784D41" w14:textId="77777777" w:rsidTr="006908FB">
        <w:tc>
          <w:tcPr>
            <w:tcW w:w="0" w:type="auto"/>
            <w:hideMark/>
          </w:tcPr>
          <w:p w14:paraId="6619DDD8"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Joblib (ML Serialization)</w:t>
            </w:r>
          </w:p>
        </w:tc>
        <w:tc>
          <w:tcPr>
            <w:tcW w:w="0" w:type="auto"/>
            <w:hideMark/>
          </w:tcPr>
          <w:p w14:paraId="09609026"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Optimized for fast loading of Scikit-learn models (NumPy arrays), crucial for achieving inference times &lt; 100ms.</w:t>
            </w:r>
          </w:p>
        </w:tc>
        <w:tc>
          <w:tcPr>
            <w:tcW w:w="0" w:type="auto"/>
            <w:hideMark/>
          </w:tcPr>
          <w:p w14:paraId="5886ABC3"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Performance (NFR-02)</w:t>
            </w:r>
          </w:p>
        </w:tc>
      </w:tr>
      <w:tr w:rsidR="006908FB" w:rsidRPr="006908FB" w14:paraId="5367778B" w14:textId="77777777" w:rsidTr="006908FB">
        <w:tc>
          <w:tcPr>
            <w:tcW w:w="0" w:type="auto"/>
            <w:hideMark/>
          </w:tcPr>
          <w:p w14:paraId="3F38824B" w14:textId="77777777" w:rsidR="006908FB" w:rsidRPr="006908FB" w:rsidRDefault="006908FB" w:rsidP="00B2453A">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t>ECharts</w:t>
            </w:r>
            <w:proofErr w:type="spellEnd"/>
            <w:r w:rsidRPr="006908FB">
              <w:rPr>
                <w:rFonts w:ascii="Times New Roman" w:eastAsiaTheme="minorEastAsia" w:hAnsi="Times New Roman" w:cs="Times New Roman"/>
                <w:color w:val="000000" w:themeColor="text1"/>
              </w:rPr>
              <w:t xml:space="preserve"> (Visualization)</w:t>
            </w:r>
          </w:p>
        </w:tc>
        <w:tc>
          <w:tcPr>
            <w:tcW w:w="0" w:type="auto"/>
            <w:hideMark/>
          </w:tcPr>
          <w:p w14:paraId="75EB3C41"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Chosen for its ability to create interactive, dynamic dual-axis charts for trends, significantly enhancing usability over static plots.</w:t>
            </w:r>
          </w:p>
        </w:tc>
        <w:tc>
          <w:tcPr>
            <w:tcW w:w="0" w:type="auto"/>
            <w:hideMark/>
          </w:tcPr>
          <w:p w14:paraId="5C736E9D" w14:textId="77777777" w:rsidR="006908FB" w:rsidRPr="006908FB" w:rsidRDefault="006908FB" w:rsidP="00B2453A">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Usability (NFR-12)</w:t>
            </w:r>
          </w:p>
        </w:tc>
      </w:tr>
    </w:tbl>
    <w:p w14:paraId="7F83D3E8" w14:textId="10DD4FA3" w:rsidR="009039F7" w:rsidRPr="009039F7" w:rsidRDefault="009039F7" w:rsidP="009039F7">
      <w:pPr>
        <w:pStyle w:val="afd"/>
        <w:jc w:val="center"/>
        <w:rPr>
          <w:rFonts w:ascii="Times New Roman" w:hAnsi="Times New Roman" w:cs="Times New Roman"/>
        </w:rPr>
      </w:pPr>
      <w:bookmarkStart w:id="15" w:name="_Hlk215138322"/>
      <w:bookmarkStart w:id="16" w:name="_Hlk215221683"/>
      <w:bookmarkStart w:id="17" w:name="_Hlk215221417"/>
      <w:r>
        <w:rPr>
          <w:rFonts w:ascii="Times New Roman" w:hAnsi="Times New Roman" w:cs="Times New Roman" w:hint="eastAsia"/>
          <w:b/>
          <w:bCs/>
        </w:rPr>
        <w:t xml:space="preserve">Table </w:t>
      </w:r>
      <w:proofErr w:type="gramStart"/>
      <w:r>
        <w:rPr>
          <w:rFonts w:ascii="Times New Roman" w:hAnsi="Times New Roman" w:cs="Times New Roman" w:hint="eastAsia"/>
          <w:b/>
          <w:bCs/>
        </w:rPr>
        <w:t>3.1</w:t>
      </w:r>
      <w:bookmarkEnd w:id="15"/>
      <w:r w:rsidR="00B75C0F">
        <w:rPr>
          <w:rFonts w:ascii="Times New Roman" w:hAnsi="Times New Roman" w:cs="Times New Roman" w:hint="eastAsia"/>
        </w:rPr>
        <w:t>:</w:t>
      </w:r>
      <w:r w:rsidRPr="009039F7">
        <w:rPr>
          <w:rFonts w:ascii="Times New Roman" w:hAnsi="Times New Roman" w:cs="Times New Roman"/>
        </w:rPr>
        <w:t>Technology</w:t>
      </w:r>
      <w:proofErr w:type="gramEnd"/>
      <w:r w:rsidRPr="009039F7">
        <w:rPr>
          <w:rFonts w:ascii="Times New Roman" w:hAnsi="Times New Roman" w:cs="Times New Roman"/>
        </w:rPr>
        <w:t xml:space="preserve"> Stack Selection Matrix and Rationale</w:t>
      </w:r>
      <w:bookmarkEnd w:id="16"/>
      <w:r w:rsidRPr="009039F7">
        <w:rPr>
          <w:rFonts w:ascii="Times New Roman" w:hAnsi="Times New Roman" w:cs="Times New Roman"/>
        </w:rPr>
        <w:t>.</w:t>
      </w:r>
    </w:p>
    <w:p w14:paraId="03C31289" w14:textId="72E2BD44" w:rsidR="000275A1" w:rsidRDefault="000275A1" w:rsidP="00B2453A">
      <w:pPr>
        <w:pStyle w:val="2"/>
        <w:jc w:val="both"/>
        <w:rPr>
          <w:rFonts w:ascii="Times New Roman" w:hAnsi="Times New Roman" w:cs="Times New Roman"/>
        </w:rPr>
      </w:pPr>
      <w:bookmarkStart w:id="18" w:name="_Toc215250176"/>
      <w:bookmarkEnd w:id="17"/>
      <w:r w:rsidRPr="00B80D02">
        <w:rPr>
          <w:rFonts w:ascii="Times New Roman" w:hAnsi="Times New Roman" w:cs="Times New Roman" w:hint="eastAsia"/>
        </w:rPr>
        <w:t>3.2</w:t>
      </w:r>
      <w:r w:rsidR="006908FB" w:rsidRPr="006908FB">
        <w:rPr>
          <w:rFonts w:asciiTheme="minorHAnsi" w:eastAsia="Times New Roman" w:hAnsiTheme="minorHAnsi" w:cstheme="minorBidi"/>
          <w:color w:val="auto"/>
          <w:sz w:val="24"/>
          <w:szCs w:val="24"/>
        </w:rPr>
        <w:t xml:space="preserve"> </w:t>
      </w:r>
      <w:r w:rsidR="006908FB" w:rsidRPr="006908FB">
        <w:rPr>
          <w:rFonts w:ascii="Times New Roman" w:hAnsi="Times New Roman" w:cs="Times New Roman"/>
        </w:rPr>
        <w:t>Logical Data Model</w:t>
      </w:r>
      <w:bookmarkEnd w:id="18"/>
    </w:p>
    <w:p w14:paraId="0411AFD6" w14:textId="562A5DBE" w:rsidR="000275A1" w:rsidRDefault="006908FB" w:rsidP="00B2453A">
      <w:pPr>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The system utilizes a single primary table, Record, stored in the local SQLite database. This table captures user inputs and stores calculated risk metrics.</w:t>
      </w:r>
    </w:p>
    <w:tbl>
      <w:tblPr>
        <w:tblStyle w:val="ae"/>
        <w:tblW w:w="0" w:type="auto"/>
        <w:tblLook w:val="04A0" w:firstRow="1" w:lastRow="0" w:firstColumn="1" w:lastColumn="0" w:noHBand="0" w:noVBand="1"/>
      </w:tblPr>
      <w:tblGrid>
        <w:gridCol w:w="1523"/>
        <w:gridCol w:w="1202"/>
        <w:gridCol w:w="2510"/>
        <w:gridCol w:w="2950"/>
      </w:tblGrid>
      <w:tr w:rsidR="00140A5F" w:rsidRPr="006908FB" w14:paraId="6DFC8063" w14:textId="77777777" w:rsidTr="00C47F10">
        <w:tc>
          <w:tcPr>
            <w:tcW w:w="0" w:type="auto"/>
            <w:hideMark/>
          </w:tcPr>
          <w:p w14:paraId="74887EAC"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Field Name</w:t>
            </w:r>
          </w:p>
        </w:tc>
        <w:tc>
          <w:tcPr>
            <w:tcW w:w="0" w:type="auto"/>
            <w:hideMark/>
          </w:tcPr>
          <w:p w14:paraId="33708D36"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Data Type</w:t>
            </w:r>
          </w:p>
        </w:tc>
        <w:tc>
          <w:tcPr>
            <w:tcW w:w="0" w:type="auto"/>
            <w:hideMark/>
          </w:tcPr>
          <w:p w14:paraId="7FE62CDA"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Purpose</w:t>
            </w:r>
          </w:p>
        </w:tc>
        <w:tc>
          <w:tcPr>
            <w:tcW w:w="0" w:type="auto"/>
            <w:hideMark/>
          </w:tcPr>
          <w:p w14:paraId="3C53980A"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Notes</w:t>
            </w:r>
          </w:p>
        </w:tc>
      </w:tr>
      <w:tr w:rsidR="00140A5F" w:rsidRPr="006908FB" w14:paraId="4FC687D6" w14:textId="77777777" w:rsidTr="00C47F10">
        <w:tc>
          <w:tcPr>
            <w:tcW w:w="0" w:type="auto"/>
            <w:hideMark/>
          </w:tcPr>
          <w:p w14:paraId="0AD63E1E"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id</w:t>
            </w:r>
          </w:p>
        </w:tc>
        <w:tc>
          <w:tcPr>
            <w:tcW w:w="0" w:type="auto"/>
            <w:hideMark/>
          </w:tcPr>
          <w:p w14:paraId="5819CAF5"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Integer</w:t>
            </w:r>
          </w:p>
        </w:tc>
        <w:tc>
          <w:tcPr>
            <w:tcW w:w="0" w:type="auto"/>
            <w:hideMark/>
          </w:tcPr>
          <w:p w14:paraId="708BEC79"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Primary Key</w:t>
            </w:r>
          </w:p>
        </w:tc>
        <w:tc>
          <w:tcPr>
            <w:tcW w:w="0" w:type="auto"/>
            <w:hideMark/>
          </w:tcPr>
          <w:p w14:paraId="42FBC522" w14:textId="77777777" w:rsidR="00140A5F" w:rsidRPr="006908FB" w:rsidRDefault="00140A5F" w:rsidP="00C47F10">
            <w:pPr>
              <w:spacing w:after="160"/>
              <w:jc w:val="both"/>
              <w:rPr>
                <w:rFonts w:ascii="Times New Roman" w:eastAsiaTheme="minorEastAsia" w:hAnsi="Times New Roman" w:cs="Times New Roman"/>
                <w:color w:val="000000" w:themeColor="text1"/>
              </w:rPr>
            </w:pPr>
          </w:p>
        </w:tc>
      </w:tr>
      <w:tr w:rsidR="00140A5F" w:rsidRPr="006908FB" w14:paraId="258D9992" w14:textId="77777777" w:rsidTr="00C47F10">
        <w:tc>
          <w:tcPr>
            <w:tcW w:w="0" w:type="auto"/>
            <w:hideMark/>
          </w:tcPr>
          <w:p w14:paraId="0E55F875"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date</w:t>
            </w:r>
          </w:p>
        </w:tc>
        <w:tc>
          <w:tcPr>
            <w:tcW w:w="0" w:type="auto"/>
            <w:hideMark/>
          </w:tcPr>
          <w:p w14:paraId="13296092"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Date</w:t>
            </w:r>
          </w:p>
        </w:tc>
        <w:tc>
          <w:tcPr>
            <w:tcW w:w="0" w:type="auto"/>
            <w:hideMark/>
          </w:tcPr>
          <w:p w14:paraId="356A8021"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Record submission date</w:t>
            </w:r>
          </w:p>
        </w:tc>
        <w:tc>
          <w:tcPr>
            <w:tcW w:w="0" w:type="auto"/>
            <w:hideMark/>
          </w:tcPr>
          <w:p w14:paraId="51C24994"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Key for trend analysis</w:t>
            </w:r>
          </w:p>
        </w:tc>
      </w:tr>
      <w:tr w:rsidR="00140A5F" w:rsidRPr="006908FB" w14:paraId="6E1E2B50" w14:textId="77777777" w:rsidTr="00C47F10">
        <w:tc>
          <w:tcPr>
            <w:tcW w:w="0" w:type="auto"/>
            <w:hideMark/>
          </w:tcPr>
          <w:p w14:paraId="4449319B" w14:textId="77777777" w:rsidR="00140A5F" w:rsidRPr="006908FB" w:rsidRDefault="00140A5F" w:rsidP="00C47F10">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t>weight_kg</w:t>
            </w:r>
            <w:proofErr w:type="spellEnd"/>
          </w:p>
        </w:tc>
        <w:tc>
          <w:tcPr>
            <w:tcW w:w="0" w:type="auto"/>
            <w:hideMark/>
          </w:tcPr>
          <w:p w14:paraId="4700F0A8"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Float</w:t>
            </w:r>
          </w:p>
        </w:tc>
        <w:tc>
          <w:tcPr>
            <w:tcW w:w="0" w:type="auto"/>
            <w:hideMark/>
          </w:tcPr>
          <w:p w14:paraId="0A1D45B6"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User reported weight</w:t>
            </w:r>
          </w:p>
        </w:tc>
        <w:tc>
          <w:tcPr>
            <w:tcW w:w="0" w:type="auto"/>
            <w:hideMark/>
          </w:tcPr>
          <w:p w14:paraId="20080114"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Primary model input</w:t>
            </w:r>
          </w:p>
        </w:tc>
      </w:tr>
      <w:tr w:rsidR="00140A5F" w:rsidRPr="006908FB" w14:paraId="6D829D9E" w14:textId="77777777" w:rsidTr="00C47F10">
        <w:tc>
          <w:tcPr>
            <w:tcW w:w="0" w:type="auto"/>
            <w:hideMark/>
          </w:tcPr>
          <w:p w14:paraId="16708E1B" w14:textId="77777777" w:rsidR="00140A5F" w:rsidRPr="006908FB" w:rsidRDefault="00140A5F" w:rsidP="00C47F10">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t>bmi</w:t>
            </w:r>
            <w:proofErr w:type="spellEnd"/>
          </w:p>
        </w:tc>
        <w:tc>
          <w:tcPr>
            <w:tcW w:w="0" w:type="auto"/>
            <w:hideMark/>
          </w:tcPr>
          <w:p w14:paraId="770866F7"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Float</w:t>
            </w:r>
          </w:p>
        </w:tc>
        <w:tc>
          <w:tcPr>
            <w:tcW w:w="0" w:type="auto"/>
            <w:hideMark/>
          </w:tcPr>
          <w:p w14:paraId="186304AC"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Derived metric</w:t>
            </w:r>
          </w:p>
        </w:tc>
        <w:tc>
          <w:tcPr>
            <w:tcW w:w="0" w:type="auto"/>
            <w:hideMark/>
          </w:tcPr>
          <w:p w14:paraId="29B7068A"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Calculated as kg/m</w:t>
            </w:r>
            <w:r w:rsidRPr="006908FB">
              <w:rPr>
                <w:rFonts w:ascii="Times New Roman" w:eastAsiaTheme="minorEastAsia" w:hAnsi="Times New Roman" w:cs="Times New Roman"/>
                <w:color w:val="000000" w:themeColor="text1"/>
                <w:vertAlign w:val="superscript"/>
              </w:rPr>
              <w:t>2</w:t>
            </w:r>
          </w:p>
        </w:tc>
      </w:tr>
      <w:tr w:rsidR="00140A5F" w:rsidRPr="006908FB" w14:paraId="3EB8A822" w14:textId="77777777" w:rsidTr="00C47F10">
        <w:tc>
          <w:tcPr>
            <w:tcW w:w="0" w:type="auto"/>
            <w:hideMark/>
          </w:tcPr>
          <w:p w14:paraId="46E5AD29" w14:textId="77777777" w:rsidR="00140A5F" w:rsidRPr="006908FB" w:rsidRDefault="00140A5F" w:rsidP="00C47F10">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t>risk_score</w:t>
            </w:r>
            <w:proofErr w:type="spellEnd"/>
          </w:p>
        </w:tc>
        <w:tc>
          <w:tcPr>
            <w:tcW w:w="0" w:type="auto"/>
            <w:hideMark/>
          </w:tcPr>
          <w:p w14:paraId="7430D3FC"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Float</w:t>
            </w:r>
          </w:p>
        </w:tc>
        <w:tc>
          <w:tcPr>
            <w:tcW w:w="0" w:type="auto"/>
            <w:hideMark/>
          </w:tcPr>
          <w:p w14:paraId="10415F70"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Hybrid Score</w:t>
            </w:r>
          </w:p>
        </w:tc>
        <w:tc>
          <w:tcPr>
            <w:tcW w:w="0" w:type="auto"/>
            <w:hideMark/>
          </w:tcPr>
          <w:p w14:paraId="36F70CF3"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Result of 0.7P + 0.3R fusion</w:t>
            </w:r>
          </w:p>
        </w:tc>
      </w:tr>
      <w:tr w:rsidR="00140A5F" w:rsidRPr="006908FB" w14:paraId="39002FC5" w14:textId="77777777" w:rsidTr="00C47F10">
        <w:tc>
          <w:tcPr>
            <w:tcW w:w="0" w:type="auto"/>
            <w:hideMark/>
          </w:tcPr>
          <w:p w14:paraId="4D1702BB" w14:textId="77777777" w:rsidR="00140A5F" w:rsidRPr="006908FB" w:rsidRDefault="00140A5F" w:rsidP="00C47F10">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t>activity_level</w:t>
            </w:r>
            <w:proofErr w:type="spellEnd"/>
          </w:p>
        </w:tc>
        <w:tc>
          <w:tcPr>
            <w:tcW w:w="0" w:type="auto"/>
            <w:hideMark/>
          </w:tcPr>
          <w:p w14:paraId="06D0ACBC"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String</w:t>
            </w:r>
          </w:p>
        </w:tc>
        <w:tc>
          <w:tcPr>
            <w:tcW w:w="0" w:type="auto"/>
            <w:hideMark/>
          </w:tcPr>
          <w:p w14:paraId="0E7F51E3"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Reported activity</w:t>
            </w:r>
          </w:p>
        </w:tc>
        <w:tc>
          <w:tcPr>
            <w:tcW w:w="0" w:type="auto"/>
            <w:hideMark/>
          </w:tcPr>
          <w:p w14:paraId="45751DAC"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Categorical input</w:t>
            </w:r>
          </w:p>
        </w:tc>
      </w:tr>
      <w:tr w:rsidR="00140A5F" w:rsidRPr="006908FB" w14:paraId="3C9FA4CD" w14:textId="77777777" w:rsidTr="00C47F10">
        <w:tc>
          <w:tcPr>
            <w:tcW w:w="0" w:type="auto"/>
            <w:hideMark/>
          </w:tcPr>
          <w:p w14:paraId="57355BB3" w14:textId="77777777" w:rsidR="00140A5F" w:rsidRPr="006908FB" w:rsidRDefault="00140A5F" w:rsidP="00C47F10">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t>created_at</w:t>
            </w:r>
            <w:proofErr w:type="spellEnd"/>
          </w:p>
        </w:tc>
        <w:tc>
          <w:tcPr>
            <w:tcW w:w="0" w:type="auto"/>
            <w:hideMark/>
          </w:tcPr>
          <w:p w14:paraId="350BD8A4" w14:textId="77777777" w:rsidR="00140A5F" w:rsidRPr="006908FB" w:rsidRDefault="00140A5F" w:rsidP="00C47F10">
            <w:pPr>
              <w:spacing w:after="160"/>
              <w:jc w:val="both"/>
              <w:rPr>
                <w:rFonts w:ascii="Times New Roman" w:eastAsiaTheme="minorEastAsia" w:hAnsi="Times New Roman" w:cs="Times New Roman"/>
                <w:color w:val="000000" w:themeColor="text1"/>
              </w:rPr>
            </w:pPr>
            <w:proofErr w:type="spellStart"/>
            <w:r w:rsidRPr="006908FB">
              <w:rPr>
                <w:rFonts w:ascii="Times New Roman" w:eastAsiaTheme="minorEastAsia" w:hAnsi="Times New Roman" w:cs="Times New Roman"/>
                <w:color w:val="000000" w:themeColor="text1"/>
              </w:rPr>
              <w:t>DateTime</w:t>
            </w:r>
            <w:proofErr w:type="spellEnd"/>
          </w:p>
        </w:tc>
        <w:tc>
          <w:tcPr>
            <w:tcW w:w="0" w:type="auto"/>
            <w:hideMark/>
          </w:tcPr>
          <w:p w14:paraId="2282D3A9"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Timestamp of record</w:t>
            </w:r>
          </w:p>
        </w:tc>
        <w:tc>
          <w:tcPr>
            <w:tcW w:w="0" w:type="auto"/>
            <w:hideMark/>
          </w:tcPr>
          <w:p w14:paraId="0FFECA32" w14:textId="77777777" w:rsidR="00140A5F" w:rsidRPr="006908FB" w:rsidRDefault="00140A5F" w:rsidP="00C47F10">
            <w:pPr>
              <w:spacing w:after="160"/>
              <w:jc w:val="both"/>
              <w:rPr>
                <w:rFonts w:ascii="Times New Roman" w:eastAsiaTheme="minorEastAsia" w:hAnsi="Times New Roman" w:cs="Times New Roman"/>
                <w:color w:val="000000" w:themeColor="text1"/>
              </w:rPr>
            </w:pPr>
            <w:r w:rsidRPr="006908FB">
              <w:rPr>
                <w:rFonts w:ascii="Times New Roman" w:eastAsiaTheme="minorEastAsia" w:hAnsi="Times New Roman" w:cs="Times New Roman"/>
                <w:color w:val="000000" w:themeColor="text1"/>
              </w:rPr>
              <w:t>Audit trail</w:t>
            </w:r>
          </w:p>
        </w:tc>
      </w:tr>
    </w:tbl>
    <w:p w14:paraId="329666B9" w14:textId="68D382BE" w:rsidR="00140A5F" w:rsidRDefault="009039F7" w:rsidP="00CC0447">
      <w:pPr>
        <w:pStyle w:val="afd"/>
        <w:jc w:val="center"/>
        <w:rPr>
          <w:rFonts w:ascii="Times New Roman" w:hAnsi="Times New Roman" w:cs="Times New Roman"/>
        </w:rPr>
      </w:pPr>
      <w:bookmarkStart w:id="19" w:name="_Hlk215221479"/>
      <w:r>
        <w:rPr>
          <w:rFonts w:ascii="Times New Roman" w:hAnsi="Times New Roman" w:cs="Times New Roman" w:hint="eastAsia"/>
          <w:b/>
          <w:bCs/>
        </w:rPr>
        <w:t xml:space="preserve">Table </w:t>
      </w:r>
      <w:proofErr w:type="gramStart"/>
      <w:r>
        <w:rPr>
          <w:rFonts w:ascii="Times New Roman" w:hAnsi="Times New Roman" w:cs="Times New Roman" w:hint="eastAsia"/>
          <w:b/>
          <w:bCs/>
        </w:rPr>
        <w:t>3.2</w:t>
      </w:r>
      <w:r w:rsidR="00B75C0F">
        <w:rPr>
          <w:rFonts w:ascii="Times New Roman" w:hAnsi="Times New Roman" w:cs="Times New Roman" w:hint="eastAsia"/>
        </w:rPr>
        <w:t>:</w:t>
      </w:r>
      <w:r w:rsidRPr="009039F7">
        <w:rPr>
          <w:rFonts w:ascii="Times New Roman" w:hAnsi="Times New Roman" w:cs="Times New Roman"/>
        </w:rPr>
        <w:t>Record</w:t>
      </w:r>
      <w:proofErr w:type="gramEnd"/>
      <w:r w:rsidRPr="009039F7">
        <w:rPr>
          <w:rFonts w:ascii="Times New Roman" w:hAnsi="Times New Roman" w:cs="Times New Roman"/>
        </w:rPr>
        <w:t xml:space="preserve"> Entity Data Dictionary.</w:t>
      </w:r>
    </w:p>
    <w:bookmarkEnd w:id="19"/>
    <w:p w14:paraId="66ABBC6B" w14:textId="6442458E" w:rsidR="00CC0447" w:rsidRDefault="00CC0447" w:rsidP="00CC0447">
      <w:pPr>
        <w:rPr>
          <w:rFonts w:eastAsiaTheme="minorEastAsia" w:hint="eastAsia"/>
        </w:rPr>
      </w:pPr>
      <w:r w:rsidRPr="00CC0447">
        <w:rPr>
          <w:rFonts w:eastAsiaTheme="minorEastAsia"/>
          <w:noProof/>
        </w:rPr>
        <w:lastRenderedPageBreak/>
        <w:drawing>
          <wp:inline distT="0" distB="0" distL="0" distR="0" wp14:anchorId="15356729" wp14:editId="17B4DAF1">
            <wp:extent cx="5274310" cy="4023995"/>
            <wp:effectExtent l="0" t="0" r="2540" b="0"/>
            <wp:docPr id="1090459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023995"/>
                    </a:xfrm>
                    <a:prstGeom prst="rect">
                      <a:avLst/>
                    </a:prstGeom>
                    <a:noFill/>
                    <a:ln>
                      <a:noFill/>
                    </a:ln>
                  </pic:spPr>
                </pic:pic>
              </a:graphicData>
            </a:graphic>
          </wp:inline>
        </w:drawing>
      </w:r>
    </w:p>
    <w:p w14:paraId="01C40099" w14:textId="55102549" w:rsidR="00CC0447" w:rsidRPr="00CC0447" w:rsidRDefault="00EB0E2E" w:rsidP="00EB0E2E">
      <w:pPr>
        <w:jc w:val="center"/>
        <w:rPr>
          <w:rFonts w:eastAsiaTheme="minorEastAsia" w:hint="eastAsia"/>
        </w:rPr>
      </w:pPr>
      <w:r w:rsidRPr="00EB0E2E">
        <w:rPr>
          <w:rFonts w:ascii="Times New Roman" w:eastAsia="黑体" w:hAnsi="Times New Roman" w:cs="Times New Roman" w:hint="eastAsia"/>
          <w:b/>
          <w:bCs/>
          <w:sz w:val="20"/>
          <w:szCs w:val="20"/>
        </w:rPr>
        <w:t xml:space="preserve">Figure </w:t>
      </w:r>
      <w:r>
        <w:rPr>
          <w:rFonts w:ascii="Times New Roman" w:eastAsia="黑体" w:hAnsi="Times New Roman" w:cs="Times New Roman" w:hint="eastAsia"/>
          <w:b/>
          <w:bCs/>
          <w:sz w:val="20"/>
          <w:szCs w:val="20"/>
        </w:rPr>
        <w:t>3</w:t>
      </w:r>
      <w:r w:rsidRPr="00EB0E2E">
        <w:rPr>
          <w:rFonts w:ascii="Times New Roman" w:eastAsia="黑体" w:hAnsi="Times New Roman" w:cs="Times New Roman" w:hint="eastAsia"/>
          <w:b/>
          <w:bCs/>
          <w:sz w:val="20"/>
          <w:szCs w:val="20"/>
        </w:rPr>
        <w:t>.</w:t>
      </w:r>
      <w:r>
        <w:rPr>
          <w:rFonts w:ascii="Times New Roman" w:eastAsia="黑体" w:hAnsi="Times New Roman" w:cs="Times New Roman" w:hint="eastAsia"/>
          <w:b/>
          <w:bCs/>
          <w:sz w:val="20"/>
          <w:szCs w:val="20"/>
        </w:rPr>
        <w:t>2</w:t>
      </w:r>
      <w:r w:rsidRPr="00EB0E2E">
        <w:rPr>
          <w:rFonts w:ascii="Times New Roman" w:eastAsia="黑体" w:hAnsi="Times New Roman" w:cs="Times New Roman" w:hint="eastAsia"/>
          <w:b/>
          <w:bCs/>
          <w:sz w:val="20"/>
          <w:szCs w:val="20"/>
        </w:rPr>
        <w:t>:</w:t>
      </w:r>
      <w:r w:rsidRPr="00B75C0F">
        <w:t xml:space="preserve"> </w:t>
      </w:r>
      <w:r w:rsidRPr="00EB0E2E">
        <w:rPr>
          <w:rFonts w:ascii="Times New Roman" w:eastAsia="黑体" w:hAnsi="Times New Roman" w:cs="Times New Roman"/>
          <w:sz w:val="20"/>
          <w:szCs w:val="20"/>
        </w:rPr>
        <w:t>Entity Relationship Diagram (ERD) for the Local SQLite Database.</w:t>
      </w:r>
    </w:p>
    <w:p w14:paraId="67A3DB9D" w14:textId="28D3F4E8" w:rsidR="00C11722" w:rsidRPr="00C11722" w:rsidRDefault="00E43F51" w:rsidP="00B2453A">
      <w:pPr>
        <w:pStyle w:val="1"/>
        <w:jc w:val="both"/>
        <w:rPr>
          <w:rFonts w:ascii="Times New Roman" w:hAnsi="Times New Roman" w:cs="Times New Roman"/>
        </w:rPr>
      </w:pPr>
      <w:bookmarkStart w:id="20" w:name="_Toc215250177"/>
      <w:r w:rsidRPr="00212BC0">
        <w:rPr>
          <w:rFonts w:ascii="Times New Roman" w:hAnsi="Times New Roman" w:cs="Times New Roman"/>
        </w:rPr>
        <w:t>4.</w:t>
      </w:r>
      <w:r w:rsidR="00C11722" w:rsidRPr="00C11722">
        <w:rPr>
          <w:rFonts w:asciiTheme="minorHAnsi" w:eastAsia="Times New Roman" w:hAnsiTheme="minorHAnsi" w:cstheme="minorBidi"/>
          <w:color w:val="auto"/>
          <w:sz w:val="24"/>
          <w:szCs w:val="24"/>
        </w:rPr>
        <w:t xml:space="preserve"> </w:t>
      </w:r>
      <w:r w:rsidR="00C11722" w:rsidRPr="00C11722">
        <w:rPr>
          <w:rFonts w:ascii="Times New Roman" w:hAnsi="Times New Roman" w:cs="Times New Roman"/>
        </w:rPr>
        <w:t>Interface Design and Principles</w:t>
      </w:r>
      <w:bookmarkEnd w:id="20"/>
    </w:p>
    <w:p w14:paraId="500CCBEF" w14:textId="4F4CFE47" w:rsidR="00E43F51" w:rsidRDefault="00E43F51" w:rsidP="00B2453A">
      <w:pPr>
        <w:pStyle w:val="2"/>
        <w:jc w:val="both"/>
        <w:rPr>
          <w:rFonts w:ascii="Times New Roman" w:hAnsi="Times New Roman" w:cs="Times New Roman"/>
        </w:rPr>
      </w:pPr>
      <w:bookmarkStart w:id="21" w:name="_Toc215250178"/>
      <w:r w:rsidRPr="00B80D02">
        <w:rPr>
          <w:rFonts w:ascii="Times New Roman" w:hAnsi="Times New Roman" w:cs="Times New Roman" w:hint="eastAsia"/>
        </w:rPr>
        <w:t>4.1</w:t>
      </w:r>
      <w:r w:rsidR="00C11722" w:rsidRPr="00C11722">
        <w:rPr>
          <w:rFonts w:asciiTheme="minorHAnsi" w:eastAsia="Times New Roman" w:hAnsiTheme="minorHAnsi" w:cstheme="minorBidi"/>
          <w:color w:val="auto"/>
          <w:sz w:val="24"/>
          <w:szCs w:val="24"/>
        </w:rPr>
        <w:t xml:space="preserve"> </w:t>
      </w:r>
      <w:r w:rsidR="00C11722" w:rsidRPr="00C11722">
        <w:rPr>
          <w:rFonts w:ascii="Times New Roman" w:hAnsi="Times New Roman" w:cs="Times New Roman"/>
        </w:rPr>
        <w:t>UI/UX Design Principles</w:t>
      </w:r>
      <w:bookmarkEnd w:id="21"/>
    </w:p>
    <w:p w14:paraId="4C8FB6DA" w14:textId="77777777" w:rsidR="00C11722" w:rsidRPr="00C11722" w:rsidRDefault="00C11722" w:rsidP="00B2453A">
      <w:pPr>
        <w:jc w:val="both"/>
        <w:rPr>
          <w:rFonts w:ascii="Times New Roman" w:eastAsiaTheme="minorEastAsia" w:hAnsi="Times New Roman" w:cs="Times New Roman"/>
          <w:color w:val="000000" w:themeColor="text1"/>
        </w:rPr>
      </w:pPr>
      <w:r w:rsidRPr="00C11722">
        <w:rPr>
          <w:rFonts w:ascii="Times New Roman" w:eastAsiaTheme="minorEastAsia" w:hAnsi="Times New Roman" w:cs="Times New Roman"/>
          <w:color w:val="000000" w:themeColor="text1"/>
        </w:rPr>
        <w:t xml:space="preserve">The interface adheres to a </w:t>
      </w:r>
      <w:proofErr w:type="gramStart"/>
      <w:r w:rsidRPr="00C11722">
        <w:rPr>
          <w:rFonts w:ascii="Times New Roman" w:eastAsiaTheme="minorEastAsia" w:hAnsi="Times New Roman" w:cs="Times New Roman"/>
          <w:color w:val="000000" w:themeColor="text1"/>
        </w:rPr>
        <w:t>minimalist,</w:t>
      </w:r>
      <w:proofErr w:type="gramEnd"/>
      <w:r w:rsidRPr="00C11722">
        <w:rPr>
          <w:rFonts w:ascii="Times New Roman" w:eastAsiaTheme="minorEastAsia" w:hAnsi="Times New Roman" w:cs="Times New Roman"/>
          <w:color w:val="000000" w:themeColor="text1"/>
        </w:rPr>
        <w:t xml:space="preserve"> non-clinical aesthetic focused on user guidance and privacy reassurance.</w:t>
      </w:r>
    </w:p>
    <w:p w14:paraId="4066AA01" w14:textId="72611C0F" w:rsidR="00C11722" w:rsidRPr="00C11722" w:rsidRDefault="00C11722" w:rsidP="00B2453A">
      <w:pPr>
        <w:jc w:val="both"/>
        <w:rPr>
          <w:rFonts w:ascii="Times New Roman" w:eastAsiaTheme="minorEastAsia" w:hAnsi="Times New Roman" w:cs="Times New Roman"/>
          <w:color w:val="000000" w:themeColor="text1"/>
        </w:rPr>
      </w:pPr>
      <w:r>
        <w:rPr>
          <w:rFonts w:ascii="Times New Roman" w:eastAsiaTheme="minorEastAsia" w:hAnsi="Times New Roman" w:cs="Times New Roman" w:hint="eastAsia"/>
          <w:b/>
          <w:bCs/>
          <w:color w:val="000000" w:themeColor="text1"/>
        </w:rPr>
        <w:t>(</w:t>
      </w:r>
      <w:proofErr w:type="gramStart"/>
      <w:r>
        <w:rPr>
          <w:rFonts w:ascii="Times New Roman" w:eastAsiaTheme="minorEastAsia" w:hAnsi="Times New Roman" w:cs="Times New Roman" w:hint="eastAsia"/>
          <w:b/>
          <w:bCs/>
          <w:color w:val="000000" w:themeColor="text1"/>
        </w:rPr>
        <w:t>1)</w:t>
      </w:r>
      <w:r w:rsidRPr="00C11722">
        <w:rPr>
          <w:rFonts w:ascii="Times New Roman" w:eastAsiaTheme="minorEastAsia" w:hAnsi="Times New Roman" w:cs="Times New Roman"/>
          <w:b/>
          <w:bCs/>
          <w:color w:val="000000" w:themeColor="text1"/>
        </w:rPr>
        <w:t>Clarity</w:t>
      </w:r>
      <w:proofErr w:type="gramEnd"/>
      <w:r w:rsidRPr="00C11722">
        <w:rPr>
          <w:rFonts w:ascii="Times New Roman" w:eastAsiaTheme="minorEastAsia" w:hAnsi="Times New Roman" w:cs="Times New Roman"/>
          <w:b/>
          <w:bCs/>
          <w:color w:val="000000" w:themeColor="text1"/>
        </w:rPr>
        <w:t xml:space="preserve"> and Simplicity:</w:t>
      </w:r>
      <w:r w:rsidRPr="00C11722">
        <w:rPr>
          <w:rFonts w:ascii="Times New Roman" w:eastAsiaTheme="minorEastAsia" w:hAnsi="Times New Roman" w:cs="Times New Roman"/>
          <w:color w:val="000000" w:themeColor="text1"/>
        </w:rPr>
        <w:t xml:space="preserve"> The interface is designed to be usable by individuals with low technical proficiency (TSR ≥ 85%), adhering to the principle of "one screen, one primary action."</w:t>
      </w:r>
    </w:p>
    <w:p w14:paraId="3D94B5EA" w14:textId="73DD35ED" w:rsidR="00C11722" w:rsidRPr="00C11722" w:rsidRDefault="00C11722" w:rsidP="00B2453A">
      <w:pPr>
        <w:jc w:val="both"/>
        <w:rPr>
          <w:rFonts w:ascii="Times New Roman" w:eastAsiaTheme="minorEastAsia" w:hAnsi="Times New Roman" w:cs="Times New Roman"/>
          <w:color w:val="000000" w:themeColor="text1"/>
        </w:rPr>
      </w:pPr>
      <w:r w:rsidRPr="00C11722">
        <w:rPr>
          <w:rFonts w:ascii="Times New Roman" w:eastAsiaTheme="minorEastAsia" w:hAnsi="Times New Roman" w:cs="Times New Roman" w:hint="eastAsia"/>
          <w:b/>
          <w:bCs/>
          <w:color w:val="000000" w:themeColor="text1"/>
        </w:rPr>
        <w:t>(</w:t>
      </w:r>
      <w:proofErr w:type="gramStart"/>
      <w:r w:rsidRPr="00C11722">
        <w:rPr>
          <w:rFonts w:ascii="Times New Roman" w:eastAsiaTheme="minorEastAsia" w:hAnsi="Times New Roman" w:cs="Times New Roman" w:hint="eastAsia"/>
          <w:b/>
          <w:bCs/>
          <w:color w:val="000000" w:themeColor="text1"/>
        </w:rPr>
        <w:t>2)</w:t>
      </w:r>
      <w:r w:rsidRPr="00C11722">
        <w:rPr>
          <w:rFonts w:ascii="Times New Roman" w:eastAsiaTheme="minorEastAsia" w:hAnsi="Times New Roman" w:cs="Times New Roman"/>
          <w:b/>
          <w:bCs/>
          <w:color w:val="000000" w:themeColor="text1"/>
        </w:rPr>
        <w:t>Information</w:t>
      </w:r>
      <w:proofErr w:type="gramEnd"/>
      <w:r w:rsidRPr="00C11722">
        <w:rPr>
          <w:rFonts w:ascii="Times New Roman" w:eastAsiaTheme="minorEastAsia" w:hAnsi="Times New Roman" w:cs="Times New Roman"/>
          <w:b/>
          <w:bCs/>
          <w:color w:val="000000" w:themeColor="text1"/>
        </w:rPr>
        <w:t xml:space="preserve"> Hierarchy:</w:t>
      </w:r>
      <w:r w:rsidRPr="00C11722">
        <w:rPr>
          <w:rFonts w:ascii="Times New Roman" w:eastAsiaTheme="minorEastAsia" w:hAnsi="Times New Roman" w:cs="Times New Roman"/>
          <w:color w:val="000000" w:themeColor="text1"/>
        </w:rPr>
        <w:t xml:space="preserve"> Risk assessment results are presented in layers: the Hybrid Score (prominent) is followed by supporting data (BMI, Model Confidence, Rationale).</w:t>
      </w:r>
    </w:p>
    <w:p w14:paraId="0D13ABC6" w14:textId="0C80E90A" w:rsidR="00C11722" w:rsidRPr="00C11722" w:rsidRDefault="00C11722" w:rsidP="00B2453A">
      <w:pPr>
        <w:jc w:val="both"/>
        <w:rPr>
          <w:rFonts w:ascii="Times New Roman" w:eastAsiaTheme="minorEastAsia" w:hAnsi="Times New Roman" w:cs="Times New Roman"/>
          <w:color w:val="000000" w:themeColor="text1"/>
        </w:rPr>
      </w:pPr>
      <w:r w:rsidRPr="00C11722">
        <w:rPr>
          <w:rFonts w:ascii="Times New Roman" w:eastAsiaTheme="minorEastAsia" w:hAnsi="Times New Roman" w:cs="Times New Roman" w:hint="eastAsia"/>
          <w:b/>
          <w:bCs/>
          <w:color w:val="000000" w:themeColor="text1"/>
        </w:rPr>
        <w:t>(</w:t>
      </w:r>
      <w:proofErr w:type="gramStart"/>
      <w:r w:rsidRPr="00C11722">
        <w:rPr>
          <w:rFonts w:ascii="Times New Roman" w:eastAsiaTheme="minorEastAsia" w:hAnsi="Times New Roman" w:cs="Times New Roman" w:hint="eastAsia"/>
          <w:b/>
          <w:bCs/>
          <w:color w:val="000000" w:themeColor="text1"/>
        </w:rPr>
        <w:t>3)</w:t>
      </w:r>
      <w:r w:rsidRPr="00C11722">
        <w:rPr>
          <w:rFonts w:ascii="Times New Roman" w:eastAsiaTheme="minorEastAsia" w:hAnsi="Times New Roman" w:cs="Times New Roman"/>
          <w:b/>
          <w:bCs/>
          <w:color w:val="000000" w:themeColor="text1"/>
        </w:rPr>
        <w:t>Privacy</w:t>
      </w:r>
      <w:proofErr w:type="gramEnd"/>
      <w:r w:rsidRPr="00C11722">
        <w:rPr>
          <w:rFonts w:ascii="Times New Roman" w:eastAsiaTheme="minorEastAsia" w:hAnsi="Times New Roman" w:cs="Times New Roman"/>
          <w:b/>
          <w:bCs/>
          <w:color w:val="000000" w:themeColor="text1"/>
        </w:rPr>
        <w:t>-Centric Design:</w:t>
      </w:r>
      <w:r w:rsidRPr="00C11722">
        <w:rPr>
          <w:rFonts w:ascii="Times New Roman" w:eastAsiaTheme="minorEastAsia" w:hAnsi="Times New Roman" w:cs="Times New Roman"/>
          <w:color w:val="000000" w:themeColor="text1"/>
        </w:rPr>
        <w:t xml:space="preserve"> Prominent disclaimers are placed on all assessment pages, and users are given immediate access to Export/Delete functions to maintain data control.</w:t>
      </w:r>
    </w:p>
    <w:p w14:paraId="21357E63" w14:textId="5EA55890" w:rsidR="00C11722" w:rsidRPr="001E20E8" w:rsidRDefault="00C11722" w:rsidP="00B2453A">
      <w:pPr>
        <w:jc w:val="both"/>
        <w:rPr>
          <w:rFonts w:ascii="Times New Roman" w:eastAsiaTheme="minorEastAsia" w:hAnsi="Times New Roman" w:cs="Times New Roman"/>
          <w:color w:val="000000" w:themeColor="text1"/>
        </w:rPr>
      </w:pPr>
      <w:r w:rsidRPr="00C11722">
        <w:rPr>
          <w:rFonts w:ascii="Times New Roman" w:eastAsiaTheme="minorEastAsia" w:hAnsi="Times New Roman" w:cs="Times New Roman" w:hint="eastAsia"/>
          <w:b/>
          <w:bCs/>
          <w:color w:val="000000" w:themeColor="text1"/>
        </w:rPr>
        <w:lastRenderedPageBreak/>
        <w:t>(</w:t>
      </w:r>
      <w:proofErr w:type="gramStart"/>
      <w:r w:rsidRPr="00C11722">
        <w:rPr>
          <w:rFonts w:ascii="Times New Roman" w:eastAsiaTheme="minorEastAsia" w:hAnsi="Times New Roman" w:cs="Times New Roman" w:hint="eastAsia"/>
          <w:b/>
          <w:bCs/>
          <w:color w:val="000000" w:themeColor="text1"/>
        </w:rPr>
        <w:t>4)</w:t>
      </w:r>
      <w:r w:rsidRPr="00C11722">
        <w:rPr>
          <w:rFonts w:ascii="Times New Roman" w:eastAsiaTheme="minorEastAsia" w:hAnsi="Times New Roman" w:cs="Times New Roman"/>
          <w:b/>
          <w:bCs/>
          <w:color w:val="000000" w:themeColor="text1"/>
        </w:rPr>
        <w:t>Interactive</w:t>
      </w:r>
      <w:proofErr w:type="gramEnd"/>
      <w:r w:rsidRPr="00C11722">
        <w:rPr>
          <w:rFonts w:ascii="Times New Roman" w:eastAsiaTheme="minorEastAsia" w:hAnsi="Times New Roman" w:cs="Times New Roman"/>
          <w:b/>
          <w:bCs/>
          <w:color w:val="000000" w:themeColor="text1"/>
        </w:rPr>
        <w:t xml:space="preserve"> Visualization:</w:t>
      </w:r>
      <w:r w:rsidRPr="00C11722">
        <w:rPr>
          <w:rFonts w:ascii="Times New Roman" w:eastAsiaTheme="minorEastAsia" w:hAnsi="Times New Roman" w:cs="Times New Roman"/>
          <w:color w:val="000000" w:themeColor="text1"/>
        </w:rPr>
        <w:t xml:space="preserve"> Utilizes </w:t>
      </w:r>
      <w:proofErr w:type="spellStart"/>
      <w:r w:rsidRPr="00C11722">
        <w:rPr>
          <w:rFonts w:ascii="Times New Roman" w:eastAsiaTheme="minorEastAsia" w:hAnsi="Times New Roman" w:cs="Times New Roman"/>
          <w:color w:val="000000" w:themeColor="text1"/>
        </w:rPr>
        <w:t>ECharts</w:t>
      </w:r>
      <w:proofErr w:type="spellEnd"/>
      <w:r w:rsidRPr="00C11722">
        <w:rPr>
          <w:rFonts w:ascii="Times New Roman" w:eastAsiaTheme="minorEastAsia" w:hAnsi="Times New Roman" w:cs="Times New Roman"/>
          <w:color w:val="000000" w:themeColor="text1"/>
        </w:rPr>
        <w:t xml:space="preserve"> to render dynamic trend lines, allowing users to zoom and hover over data points for immediate feedback, fulfilling the interactive visualization requirement.</w:t>
      </w:r>
    </w:p>
    <w:p w14:paraId="190B76C3" w14:textId="20073D10" w:rsidR="00E43F51" w:rsidRDefault="002A15BC" w:rsidP="00B2453A">
      <w:pPr>
        <w:pStyle w:val="1"/>
        <w:jc w:val="both"/>
        <w:rPr>
          <w:rFonts w:ascii="Times New Roman" w:hAnsi="Times New Roman" w:cs="Times New Roman"/>
        </w:rPr>
      </w:pPr>
      <w:bookmarkStart w:id="22" w:name="_Toc215250179"/>
      <w:bookmarkStart w:id="23" w:name="_Hlk215219770"/>
      <w:r w:rsidRPr="00B80D02">
        <w:rPr>
          <w:rFonts w:ascii="Times New Roman" w:hAnsi="Times New Roman" w:cs="Times New Roman" w:hint="eastAsia"/>
        </w:rPr>
        <w:t>5</w:t>
      </w:r>
      <w:r w:rsidR="000A69AA" w:rsidRPr="00B80D02">
        <w:rPr>
          <w:rFonts w:ascii="Times New Roman" w:hAnsi="Times New Roman" w:cs="Times New Roman" w:hint="eastAsia"/>
        </w:rPr>
        <w:t>.</w:t>
      </w:r>
      <w:r w:rsidR="00C77178" w:rsidRPr="00C77178">
        <w:t xml:space="preserve"> </w:t>
      </w:r>
      <w:r w:rsidR="001E20E8" w:rsidRPr="001E20E8">
        <w:rPr>
          <w:rFonts w:ascii="Times New Roman" w:hAnsi="Times New Roman" w:cs="Times New Roman"/>
        </w:rPr>
        <w:t>Initial Test Plan &amp; Quality Assurance</w:t>
      </w:r>
      <w:bookmarkEnd w:id="22"/>
    </w:p>
    <w:p w14:paraId="1DA14D1C" w14:textId="3E3ADE67" w:rsidR="001E20E8" w:rsidRPr="001E20E8" w:rsidRDefault="00C77178" w:rsidP="00B2453A">
      <w:pPr>
        <w:pStyle w:val="2"/>
        <w:jc w:val="both"/>
        <w:rPr>
          <w:rFonts w:ascii="Times New Roman" w:hAnsi="Times New Roman" w:cs="Times New Roman"/>
        </w:rPr>
      </w:pPr>
      <w:bookmarkStart w:id="24" w:name="_Toc215250180"/>
      <w:bookmarkEnd w:id="23"/>
      <w:r w:rsidRPr="00C77178">
        <w:rPr>
          <w:rFonts w:ascii="Times New Roman" w:hAnsi="Times New Roman" w:cs="Times New Roman"/>
        </w:rPr>
        <w:t xml:space="preserve">5.1 </w:t>
      </w:r>
      <w:r w:rsidR="001E20E8" w:rsidRPr="001E20E8">
        <w:rPr>
          <w:rFonts w:ascii="Times New Roman" w:hAnsi="Times New Roman" w:cs="Times New Roman"/>
        </w:rPr>
        <w:t>NFR Traceability and Test Approach</w:t>
      </w:r>
      <w:bookmarkEnd w:id="24"/>
    </w:p>
    <w:tbl>
      <w:tblPr>
        <w:tblStyle w:val="ae"/>
        <w:tblW w:w="0" w:type="auto"/>
        <w:tblLook w:val="04A0" w:firstRow="1" w:lastRow="0" w:firstColumn="1" w:lastColumn="0" w:noHBand="0" w:noVBand="1"/>
      </w:tblPr>
      <w:tblGrid>
        <w:gridCol w:w="1838"/>
        <w:gridCol w:w="1134"/>
        <w:gridCol w:w="5324"/>
      </w:tblGrid>
      <w:tr w:rsidR="001E20E8" w:rsidRPr="001E20E8" w14:paraId="6B5B1F36" w14:textId="77777777" w:rsidTr="001E20E8">
        <w:tc>
          <w:tcPr>
            <w:tcW w:w="1838" w:type="dxa"/>
            <w:hideMark/>
          </w:tcPr>
          <w:p w14:paraId="5E735624"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Metric (NFR)</w:t>
            </w:r>
          </w:p>
        </w:tc>
        <w:tc>
          <w:tcPr>
            <w:tcW w:w="1134" w:type="dxa"/>
            <w:hideMark/>
          </w:tcPr>
          <w:p w14:paraId="09BC7F18"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Target</w:t>
            </w:r>
          </w:p>
        </w:tc>
        <w:tc>
          <w:tcPr>
            <w:tcW w:w="5324" w:type="dxa"/>
            <w:hideMark/>
          </w:tcPr>
          <w:p w14:paraId="1F64714B"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Test Approach</w:t>
            </w:r>
          </w:p>
        </w:tc>
      </w:tr>
      <w:tr w:rsidR="001E20E8" w:rsidRPr="001E20E8" w14:paraId="4E715990" w14:textId="77777777" w:rsidTr="001E20E8">
        <w:tc>
          <w:tcPr>
            <w:tcW w:w="1838" w:type="dxa"/>
            <w:hideMark/>
          </w:tcPr>
          <w:p w14:paraId="21C95A13"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Accuracy (AUC / Macro-F1)</w:t>
            </w:r>
          </w:p>
        </w:tc>
        <w:tc>
          <w:tcPr>
            <w:tcW w:w="1134" w:type="dxa"/>
            <w:hideMark/>
          </w:tcPr>
          <w:p w14:paraId="44913D54"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 0.85</w:t>
            </w:r>
          </w:p>
        </w:tc>
        <w:tc>
          <w:tcPr>
            <w:tcW w:w="5324" w:type="dxa"/>
            <w:hideMark/>
          </w:tcPr>
          <w:p w14:paraId="12EAA2B9"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Offline Testing: Assess against the held-out test set using cross-validation.</w:t>
            </w:r>
          </w:p>
        </w:tc>
      </w:tr>
      <w:tr w:rsidR="001E20E8" w:rsidRPr="001E20E8" w14:paraId="59F64D6D" w14:textId="77777777" w:rsidTr="001E20E8">
        <w:tc>
          <w:tcPr>
            <w:tcW w:w="1838" w:type="dxa"/>
            <w:hideMark/>
          </w:tcPr>
          <w:p w14:paraId="6D85D8A7"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Performance (Latency P50)</w:t>
            </w:r>
          </w:p>
        </w:tc>
        <w:tc>
          <w:tcPr>
            <w:tcW w:w="1134" w:type="dxa"/>
            <w:hideMark/>
          </w:tcPr>
          <w:p w14:paraId="42D57BB9"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&lt; 200ms</w:t>
            </w:r>
          </w:p>
        </w:tc>
        <w:tc>
          <w:tcPr>
            <w:tcW w:w="5324" w:type="dxa"/>
            <w:hideMark/>
          </w:tcPr>
          <w:p w14:paraId="12F84831"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Performance Testing: Use a tool (e.g., Python Locust or ab) to measure inference response time on the /predict endpoint.</w:t>
            </w:r>
          </w:p>
        </w:tc>
      </w:tr>
      <w:tr w:rsidR="001E20E8" w:rsidRPr="001E20E8" w14:paraId="5E9B5871" w14:textId="77777777" w:rsidTr="001E20E8">
        <w:tc>
          <w:tcPr>
            <w:tcW w:w="1838" w:type="dxa"/>
            <w:hideMark/>
          </w:tcPr>
          <w:p w14:paraId="59052F54"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Usability (TSR)</w:t>
            </w:r>
          </w:p>
        </w:tc>
        <w:tc>
          <w:tcPr>
            <w:tcW w:w="1134" w:type="dxa"/>
            <w:hideMark/>
          </w:tcPr>
          <w:p w14:paraId="36F59676" w14:textId="77777777"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 85%</w:t>
            </w:r>
          </w:p>
        </w:tc>
        <w:tc>
          <w:tcPr>
            <w:tcW w:w="5324" w:type="dxa"/>
            <w:hideMark/>
          </w:tcPr>
          <w:p w14:paraId="069A0AC2" w14:textId="34C11685" w:rsidR="001E20E8" w:rsidRPr="001E20E8" w:rsidRDefault="001E20E8" w:rsidP="00B2453A">
            <w:pPr>
              <w:spacing w:after="160"/>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color w:val="000000" w:themeColor="text1"/>
              </w:rPr>
              <w:t>Usability Testing: Observer logs Task Success Rate (TSR) for the core tasks</w:t>
            </w:r>
            <w:r>
              <w:rPr>
                <w:rFonts w:ascii="Times New Roman" w:eastAsiaTheme="minorEastAsia" w:hAnsi="Times New Roman" w:cs="Times New Roman" w:hint="eastAsia"/>
                <w:color w:val="000000" w:themeColor="text1"/>
              </w:rPr>
              <w:t>.</w:t>
            </w:r>
          </w:p>
        </w:tc>
      </w:tr>
    </w:tbl>
    <w:p w14:paraId="5DAB06BE" w14:textId="6AD3A6CC" w:rsidR="00CC0447" w:rsidRPr="00CC0447" w:rsidRDefault="00CC0447" w:rsidP="00CC0447">
      <w:pPr>
        <w:pStyle w:val="afd"/>
        <w:jc w:val="center"/>
        <w:rPr>
          <w:rFonts w:ascii="Times New Roman" w:hAnsi="Times New Roman" w:cs="Times New Roman"/>
        </w:rPr>
      </w:pPr>
      <w:bookmarkStart w:id="25" w:name="_Hlk215219804"/>
      <w:r>
        <w:rPr>
          <w:rFonts w:ascii="Times New Roman" w:hAnsi="Times New Roman" w:cs="Times New Roman" w:hint="eastAsia"/>
          <w:b/>
          <w:bCs/>
        </w:rPr>
        <w:t xml:space="preserve">Table </w:t>
      </w:r>
      <w:proofErr w:type="gramStart"/>
      <w:r>
        <w:rPr>
          <w:rFonts w:ascii="Times New Roman" w:hAnsi="Times New Roman" w:cs="Times New Roman" w:hint="eastAsia"/>
          <w:b/>
          <w:bCs/>
        </w:rPr>
        <w:t>5.1</w:t>
      </w:r>
      <w:r w:rsidR="00B75C0F">
        <w:rPr>
          <w:rFonts w:ascii="Times New Roman" w:hAnsi="Times New Roman" w:cs="Times New Roman" w:hint="eastAsia"/>
        </w:rPr>
        <w:t>:</w:t>
      </w:r>
      <w:r w:rsidRPr="00CC0447">
        <w:rPr>
          <w:rFonts w:ascii="Times New Roman" w:hAnsi="Times New Roman" w:cs="Times New Roman"/>
        </w:rPr>
        <w:t>NFR</w:t>
      </w:r>
      <w:proofErr w:type="gramEnd"/>
      <w:r w:rsidRPr="00CC0447">
        <w:rPr>
          <w:rFonts w:ascii="Times New Roman" w:hAnsi="Times New Roman" w:cs="Times New Roman"/>
        </w:rPr>
        <w:t xml:space="preserve"> Traceability Matrix and Test Approach.</w:t>
      </w:r>
    </w:p>
    <w:p w14:paraId="481FB766" w14:textId="3DC8DBF4" w:rsidR="00C77178" w:rsidRDefault="00C77178" w:rsidP="00B2453A">
      <w:pPr>
        <w:pStyle w:val="2"/>
        <w:jc w:val="both"/>
        <w:rPr>
          <w:rFonts w:ascii="Times New Roman" w:hAnsi="Times New Roman" w:cs="Times New Roman"/>
        </w:rPr>
      </w:pPr>
      <w:bookmarkStart w:id="26" w:name="_Toc215250181"/>
      <w:r w:rsidRPr="00C77178">
        <w:rPr>
          <w:rFonts w:ascii="Times New Roman" w:hAnsi="Times New Roman" w:cs="Times New Roman"/>
        </w:rPr>
        <w:t xml:space="preserve">5.2 </w:t>
      </w:r>
      <w:r w:rsidR="001E20E8" w:rsidRPr="001E20E8">
        <w:rPr>
          <w:rFonts w:ascii="Times New Roman" w:hAnsi="Times New Roman" w:cs="Times New Roman"/>
        </w:rPr>
        <w:t>Test Strategy</w:t>
      </w:r>
      <w:bookmarkEnd w:id="26"/>
    </w:p>
    <w:bookmarkEnd w:id="25"/>
    <w:p w14:paraId="2AF348E3" w14:textId="66B95E81" w:rsidR="001E20E8" w:rsidRPr="001E20E8" w:rsidRDefault="001E20E8" w:rsidP="00B2453A">
      <w:pPr>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hint="eastAsia"/>
          <w:b/>
          <w:bCs/>
          <w:color w:val="000000" w:themeColor="text1"/>
        </w:rPr>
        <w:t>(</w:t>
      </w:r>
      <w:proofErr w:type="gramStart"/>
      <w:r w:rsidRPr="001E20E8">
        <w:rPr>
          <w:rFonts w:ascii="Times New Roman" w:eastAsiaTheme="minorEastAsia" w:hAnsi="Times New Roman" w:cs="Times New Roman" w:hint="eastAsia"/>
          <w:b/>
          <w:bCs/>
          <w:color w:val="000000" w:themeColor="text1"/>
        </w:rPr>
        <w:t>1)</w:t>
      </w:r>
      <w:r w:rsidRPr="001E20E8">
        <w:rPr>
          <w:rFonts w:ascii="Times New Roman" w:eastAsiaTheme="minorEastAsia" w:hAnsi="Times New Roman" w:cs="Times New Roman"/>
          <w:b/>
          <w:bCs/>
          <w:color w:val="000000" w:themeColor="text1"/>
        </w:rPr>
        <w:t>Unit</w:t>
      </w:r>
      <w:proofErr w:type="gramEnd"/>
      <w:r w:rsidRPr="001E20E8">
        <w:rPr>
          <w:rFonts w:ascii="Times New Roman" w:eastAsiaTheme="minorEastAsia" w:hAnsi="Times New Roman" w:cs="Times New Roman"/>
          <w:b/>
          <w:bCs/>
          <w:color w:val="000000" w:themeColor="text1"/>
        </w:rPr>
        <w:t xml:space="preserve"> Testing:</w:t>
      </w:r>
      <w:r w:rsidRPr="001E20E8">
        <w:rPr>
          <w:rFonts w:ascii="Times New Roman" w:eastAsiaTheme="minorEastAsia" w:hAnsi="Times New Roman" w:cs="Times New Roman"/>
          <w:color w:val="000000" w:themeColor="text1"/>
        </w:rPr>
        <w:t xml:space="preserve"> Focus on verifying data integrity (</w:t>
      </w:r>
      <w:proofErr w:type="spellStart"/>
      <w:r w:rsidRPr="001E20E8">
        <w:rPr>
          <w:rFonts w:ascii="Times New Roman" w:eastAsiaTheme="minorEastAsia" w:hAnsi="Times New Roman" w:cs="Times New Roman"/>
          <w:color w:val="000000" w:themeColor="text1"/>
        </w:rPr>
        <w:t>Pydantic</w:t>
      </w:r>
      <w:proofErr w:type="spellEnd"/>
      <w:r w:rsidRPr="001E20E8">
        <w:rPr>
          <w:rFonts w:ascii="Times New Roman" w:eastAsiaTheme="minorEastAsia" w:hAnsi="Times New Roman" w:cs="Times New Roman"/>
          <w:color w:val="000000" w:themeColor="text1"/>
        </w:rPr>
        <w:t xml:space="preserve"> validation, boundary checks) and the accuracy of the Hybrid Fusion algorithm and PDF generation logic.</w:t>
      </w:r>
    </w:p>
    <w:p w14:paraId="7AD1CBF0" w14:textId="60B04E51" w:rsidR="001E20E8" w:rsidRPr="001E20E8" w:rsidRDefault="001E20E8" w:rsidP="00B2453A">
      <w:pPr>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hint="eastAsia"/>
          <w:b/>
          <w:bCs/>
          <w:color w:val="000000" w:themeColor="text1"/>
        </w:rPr>
        <w:t>(</w:t>
      </w:r>
      <w:proofErr w:type="gramStart"/>
      <w:r w:rsidRPr="001E20E8">
        <w:rPr>
          <w:rFonts w:ascii="Times New Roman" w:eastAsiaTheme="minorEastAsia" w:hAnsi="Times New Roman" w:cs="Times New Roman" w:hint="eastAsia"/>
          <w:b/>
          <w:bCs/>
          <w:color w:val="000000" w:themeColor="text1"/>
        </w:rPr>
        <w:t>2)</w:t>
      </w:r>
      <w:r w:rsidRPr="001E20E8">
        <w:rPr>
          <w:rFonts w:ascii="Times New Roman" w:eastAsiaTheme="minorEastAsia" w:hAnsi="Times New Roman" w:cs="Times New Roman"/>
          <w:b/>
          <w:bCs/>
          <w:color w:val="000000" w:themeColor="text1"/>
        </w:rPr>
        <w:t>Integration</w:t>
      </w:r>
      <w:proofErr w:type="gramEnd"/>
      <w:r w:rsidRPr="001E20E8">
        <w:rPr>
          <w:rFonts w:ascii="Times New Roman" w:eastAsiaTheme="minorEastAsia" w:hAnsi="Times New Roman" w:cs="Times New Roman"/>
          <w:b/>
          <w:bCs/>
          <w:color w:val="000000" w:themeColor="text1"/>
        </w:rPr>
        <w:t xml:space="preserve"> Testing:</w:t>
      </w:r>
      <w:r w:rsidRPr="001E20E8">
        <w:rPr>
          <w:rFonts w:ascii="Times New Roman" w:eastAsiaTheme="minorEastAsia" w:hAnsi="Times New Roman" w:cs="Times New Roman"/>
          <w:color w:val="000000" w:themeColor="text1"/>
        </w:rPr>
        <w:t xml:space="preserve"> Verify the end-to-end critical path: data submission must correctly trigger model inference and display the final score without logging errors.</w:t>
      </w:r>
    </w:p>
    <w:p w14:paraId="70631DD9" w14:textId="0B5C4349" w:rsidR="005E3517" w:rsidRDefault="001E20E8" w:rsidP="00B2453A">
      <w:pPr>
        <w:jc w:val="both"/>
        <w:rPr>
          <w:rFonts w:ascii="Times New Roman" w:eastAsiaTheme="minorEastAsia" w:hAnsi="Times New Roman" w:cs="Times New Roman"/>
          <w:color w:val="000000" w:themeColor="text1"/>
        </w:rPr>
      </w:pPr>
      <w:r w:rsidRPr="001E20E8">
        <w:rPr>
          <w:rFonts w:ascii="Times New Roman" w:eastAsiaTheme="minorEastAsia" w:hAnsi="Times New Roman" w:cs="Times New Roman" w:hint="eastAsia"/>
          <w:b/>
          <w:bCs/>
          <w:color w:val="000000" w:themeColor="text1"/>
        </w:rPr>
        <w:t>(</w:t>
      </w:r>
      <w:proofErr w:type="gramStart"/>
      <w:r w:rsidRPr="001E20E8">
        <w:rPr>
          <w:rFonts w:ascii="Times New Roman" w:eastAsiaTheme="minorEastAsia" w:hAnsi="Times New Roman" w:cs="Times New Roman" w:hint="eastAsia"/>
          <w:b/>
          <w:bCs/>
          <w:color w:val="000000" w:themeColor="text1"/>
        </w:rPr>
        <w:t>3)</w:t>
      </w:r>
      <w:r w:rsidRPr="001E20E8">
        <w:rPr>
          <w:rFonts w:ascii="Times New Roman" w:eastAsiaTheme="minorEastAsia" w:hAnsi="Times New Roman" w:cs="Times New Roman"/>
          <w:b/>
          <w:bCs/>
          <w:color w:val="000000" w:themeColor="text1"/>
        </w:rPr>
        <w:t>Reliability</w:t>
      </w:r>
      <w:proofErr w:type="gramEnd"/>
      <w:r w:rsidR="00B2453A">
        <w:rPr>
          <w:rFonts w:ascii="Times New Roman" w:eastAsiaTheme="minorEastAsia" w:hAnsi="Times New Roman" w:cs="Times New Roman" w:hint="eastAsia"/>
          <w:b/>
          <w:bCs/>
          <w:color w:val="000000" w:themeColor="text1"/>
        </w:rPr>
        <w:t xml:space="preserve"> </w:t>
      </w:r>
      <w:r w:rsidRPr="001E20E8">
        <w:rPr>
          <w:rFonts w:ascii="Times New Roman" w:eastAsiaTheme="minorEastAsia" w:hAnsi="Times New Roman" w:cs="Times New Roman"/>
          <w:b/>
          <w:bCs/>
          <w:color w:val="000000" w:themeColor="text1"/>
        </w:rPr>
        <w:t>Testing:</w:t>
      </w:r>
      <w:r w:rsidRPr="001E20E8">
        <w:rPr>
          <w:rFonts w:ascii="Times New Roman" w:eastAsiaTheme="minorEastAsia" w:hAnsi="Times New Roman" w:cs="Times New Roman"/>
          <w:color w:val="000000" w:themeColor="text1"/>
        </w:rPr>
        <w:t xml:space="preserve"> Implement logging for critical events (AUDIT_RECORD_CREATED, INFERENCE_ERROR) to track the system's stability (targeting error rate &lt; 1%).</w:t>
      </w:r>
    </w:p>
    <w:p w14:paraId="55BE3FED" w14:textId="0F253FF9" w:rsidR="00B813C2" w:rsidRPr="00B813C2" w:rsidRDefault="00B813C2" w:rsidP="00B2453A">
      <w:pPr>
        <w:keepNext/>
        <w:keepLines/>
        <w:spacing w:before="480" w:after="80"/>
        <w:jc w:val="both"/>
        <w:outlineLvl w:val="0"/>
        <w:rPr>
          <w:rFonts w:ascii="Times New Roman" w:eastAsiaTheme="majorEastAsia" w:hAnsi="Times New Roman" w:cs="Times New Roman"/>
          <w:color w:val="2F5496" w:themeColor="accent1" w:themeShade="BF"/>
          <w:sz w:val="48"/>
          <w:szCs w:val="48"/>
        </w:rPr>
      </w:pPr>
      <w:bookmarkStart w:id="27" w:name="_Toc215250182"/>
      <w:r>
        <w:rPr>
          <w:rFonts w:ascii="Times New Roman" w:eastAsiaTheme="majorEastAsia" w:hAnsi="Times New Roman" w:cs="Times New Roman" w:hint="eastAsia"/>
          <w:color w:val="2F5496" w:themeColor="accent1" w:themeShade="BF"/>
          <w:sz w:val="48"/>
          <w:szCs w:val="48"/>
        </w:rPr>
        <w:t>6</w:t>
      </w:r>
      <w:r w:rsidRPr="00B813C2">
        <w:rPr>
          <w:rFonts w:ascii="Times New Roman" w:eastAsiaTheme="majorEastAsia" w:hAnsi="Times New Roman" w:cs="Times New Roman" w:hint="eastAsia"/>
          <w:color w:val="2F5496" w:themeColor="accent1" w:themeShade="BF"/>
          <w:sz w:val="48"/>
          <w:szCs w:val="48"/>
        </w:rPr>
        <w:t>.</w:t>
      </w:r>
      <w:r w:rsidRPr="00B813C2">
        <w:rPr>
          <w:rFonts w:asciiTheme="majorHAnsi" w:eastAsiaTheme="majorEastAsia" w:hAnsiTheme="majorHAnsi" w:cstheme="majorBidi"/>
          <w:color w:val="2F5496" w:themeColor="accent1" w:themeShade="BF"/>
          <w:sz w:val="48"/>
          <w:szCs w:val="48"/>
        </w:rPr>
        <w:t xml:space="preserve"> </w:t>
      </w:r>
      <w:r w:rsidRPr="00B813C2">
        <w:rPr>
          <w:rFonts w:ascii="Times New Roman" w:eastAsiaTheme="majorEastAsia" w:hAnsi="Times New Roman" w:cs="Times New Roman"/>
          <w:color w:val="2F5496" w:themeColor="accent1" w:themeShade="BF"/>
          <w:sz w:val="48"/>
          <w:szCs w:val="48"/>
        </w:rPr>
        <w:t>Future Design Enhancements</w:t>
      </w:r>
      <w:bookmarkEnd w:id="27"/>
    </w:p>
    <w:p w14:paraId="43855EC4" w14:textId="6E916D33" w:rsidR="00B813C2" w:rsidRDefault="00B813C2" w:rsidP="00B2453A">
      <w:pPr>
        <w:keepNext/>
        <w:keepLines/>
        <w:spacing w:before="160" w:after="80"/>
        <w:jc w:val="both"/>
        <w:outlineLvl w:val="1"/>
        <w:rPr>
          <w:rFonts w:ascii="Times New Roman" w:eastAsiaTheme="majorEastAsia" w:hAnsi="Times New Roman" w:cs="Times New Roman"/>
          <w:color w:val="2F5496" w:themeColor="accent1" w:themeShade="BF"/>
          <w:sz w:val="40"/>
          <w:szCs w:val="40"/>
        </w:rPr>
      </w:pPr>
      <w:bookmarkStart w:id="28" w:name="_Toc215250183"/>
      <w:r>
        <w:rPr>
          <w:rFonts w:ascii="Times New Roman" w:eastAsiaTheme="majorEastAsia" w:hAnsi="Times New Roman" w:cs="Times New Roman" w:hint="eastAsia"/>
          <w:color w:val="2F5496" w:themeColor="accent1" w:themeShade="BF"/>
          <w:sz w:val="40"/>
          <w:szCs w:val="40"/>
        </w:rPr>
        <w:t>6</w:t>
      </w:r>
      <w:r w:rsidRPr="00B813C2">
        <w:rPr>
          <w:rFonts w:ascii="Times New Roman" w:eastAsiaTheme="majorEastAsia" w:hAnsi="Times New Roman" w:cs="Times New Roman"/>
          <w:color w:val="2F5496" w:themeColor="accent1" w:themeShade="BF"/>
          <w:sz w:val="40"/>
          <w:szCs w:val="40"/>
        </w:rPr>
        <w:t>.</w:t>
      </w:r>
      <w:r>
        <w:rPr>
          <w:rFonts w:ascii="Times New Roman" w:eastAsiaTheme="majorEastAsia" w:hAnsi="Times New Roman" w:cs="Times New Roman" w:hint="eastAsia"/>
          <w:color w:val="2F5496" w:themeColor="accent1" w:themeShade="BF"/>
          <w:sz w:val="40"/>
          <w:szCs w:val="40"/>
        </w:rPr>
        <w:t>1</w:t>
      </w:r>
      <w:r w:rsidRPr="00B813C2">
        <w:rPr>
          <w:rFonts w:ascii="Times New Roman" w:eastAsiaTheme="majorEastAsia" w:hAnsi="Times New Roman" w:cs="Times New Roman"/>
          <w:color w:val="2F5496" w:themeColor="accent1" w:themeShade="BF"/>
          <w:sz w:val="40"/>
          <w:szCs w:val="40"/>
        </w:rPr>
        <w:t xml:space="preserve"> Explainability Service Integration</w:t>
      </w:r>
      <w:bookmarkEnd w:id="28"/>
    </w:p>
    <w:p w14:paraId="035478ED" w14:textId="62E891BA" w:rsidR="00B813C2" w:rsidRDefault="00B813C2" w:rsidP="00B2453A">
      <w:pPr>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 xml:space="preserve">While the project mentions using SHAP, the current design document does not show how it integrates into the low-latency </w:t>
      </w:r>
      <w:proofErr w:type="spellStart"/>
      <w:r w:rsidRPr="00B813C2">
        <w:rPr>
          <w:rFonts w:ascii="Times New Roman" w:eastAsiaTheme="minorEastAsia" w:hAnsi="Times New Roman" w:cs="Times New Roman"/>
          <w:color w:val="000000" w:themeColor="text1"/>
        </w:rPr>
        <w:t>FastAPI</w:t>
      </w:r>
      <w:proofErr w:type="spellEnd"/>
      <w:r w:rsidRPr="00B813C2">
        <w:rPr>
          <w:rFonts w:ascii="Times New Roman" w:eastAsiaTheme="minorEastAsia" w:hAnsi="Times New Roman" w:cs="Times New Roman"/>
          <w:color w:val="000000" w:themeColor="text1"/>
        </w:rPr>
        <w:t xml:space="preserve"> service. Calculating SHAP values is </w:t>
      </w:r>
      <w:r w:rsidRPr="00B813C2">
        <w:rPr>
          <w:rFonts w:ascii="Times New Roman" w:eastAsiaTheme="minorEastAsia" w:hAnsi="Times New Roman" w:cs="Times New Roman"/>
          <w:color w:val="000000" w:themeColor="text1"/>
        </w:rPr>
        <w:lastRenderedPageBreak/>
        <w:t>computationally expensive and cannot be done synchronously on every prediction.</w:t>
      </w:r>
    </w:p>
    <w:tbl>
      <w:tblPr>
        <w:tblStyle w:val="ae"/>
        <w:tblW w:w="0" w:type="auto"/>
        <w:tblLook w:val="04A0" w:firstRow="1" w:lastRow="0" w:firstColumn="1" w:lastColumn="0" w:noHBand="0" w:noVBand="1"/>
      </w:tblPr>
      <w:tblGrid>
        <w:gridCol w:w="1941"/>
        <w:gridCol w:w="6355"/>
      </w:tblGrid>
      <w:tr w:rsidR="00B813C2" w:rsidRPr="00B813C2" w14:paraId="74B951E1" w14:textId="77777777" w:rsidTr="00B813C2">
        <w:tc>
          <w:tcPr>
            <w:tcW w:w="0" w:type="auto"/>
            <w:hideMark/>
          </w:tcPr>
          <w:p w14:paraId="4E80953D"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Design Enhancement</w:t>
            </w:r>
          </w:p>
        </w:tc>
        <w:tc>
          <w:tcPr>
            <w:tcW w:w="0" w:type="auto"/>
            <w:hideMark/>
          </w:tcPr>
          <w:p w14:paraId="35EA3328"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Rationale</w:t>
            </w:r>
          </w:p>
        </w:tc>
      </w:tr>
      <w:tr w:rsidR="00B813C2" w:rsidRPr="00B813C2" w14:paraId="2DF8ABB3" w14:textId="77777777" w:rsidTr="00B813C2">
        <w:tc>
          <w:tcPr>
            <w:tcW w:w="0" w:type="auto"/>
            <w:hideMark/>
          </w:tcPr>
          <w:p w14:paraId="04872877"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Asynchronous SHAP Call</w:t>
            </w:r>
          </w:p>
        </w:tc>
        <w:tc>
          <w:tcPr>
            <w:tcW w:w="0" w:type="auto"/>
            <w:hideMark/>
          </w:tcPr>
          <w:p w14:paraId="50281D4B"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Design a separate, lower-priority thread within the Application Tier to calculate SHAP values only when the user navigates to the detailed Rationale View. This keeps the primary prediction path (P50 &lt; 200ms) fast2.</w:t>
            </w:r>
          </w:p>
        </w:tc>
      </w:tr>
      <w:tr w:rsidR="00B813C2" w:rsidRPr="00B813C2" w14:paraId="72701B75" w14:textId="77777777" w:rsidTr="00B813C2">
        <w:tc>
          <w:tcPr>
            <w:tcW w:w="0" w:type="auto"/>
            <w:hideMark/>
          </w:tcPr>
          <w:p w14:paraId="37DFC99F"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Model Explainability Cache</w:t>
            </w:r>
          </w:p>
        </w:tc>
        <w:tc>
          <w:tcPr>
            <w:tcW w:w="0" w:type="auto"/>
            <w:hideMark/>
          </w:tcPr>
          <w:p w14:paraId="1F469934"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Implement a local cache (e.g., using Redis, or a temporary SQLite table) to store the latest 10-20 SHAP plots. If the user views their assessment again, the explanation loads instantly.</w:t>
            </w:r>
          </w:p>
        </w:tc>
      </w:tr>
    </w:tbl>
    <w:p w14:paraId="1ACCB220" w14:textId="05E1CD68" w:rsidR="00281957" w:rsidRPr="00281957" w:rsidRDefault="00281957" w:rsidP="00281957">
      <w:pPr>
        <w:pStyle w:val="afd"/>
        <w:jc w:val="center"/>
        <w:rPr>
          <w:rFonts w:ascii="Times New Roman" w:hAnsi="Times New Roman" w:cs="Times New Roman"/>
        </w:rPr>
      </w:pPr>
      <w:bookmarkStart w:id="29" w:name="_Hlk215221550"/>
      <w:r>
        <w:rPr>
          <w:rFonts w:ascii="Times New Roman" w:hAnsi="Times New Roman" w:cs="Times New Roman" w:hint="eastAsia"/>
          <w:b/>
          <w:bCs/>
        </w:rPr>
        <w:t xml:space="preserve">Table </w:t>
      </w:r>
      <w:proofErr w:type="gramStart"/>
      <w:r>
        <w:rPr>
          <w:rFonts w:ascii="Times New Roman" w:hAnsi="Times New Roman" w:cs="Times New Roman" w:hint="eastAsia"/>
          <w:b/>
          <w:bCs/>
        </w:rPr>
        <w:t>6.1</w:t>
      </w:r>
      <w:r w:rsidR="00B75C0F">
        <w:rPr>
          <w:rFonts w:ascii="Times New Roman" w:hAnsi="Times New Roman" w:cs="Times New Roman" w:hint="eastAsia"/>
        </w:rPr>
        <w:t>:</w:t>
      </w:r>
      <w:r w:rsidRPr="00281957">
        <w:rPr>
          <w:rFonts w:ascii="Times New Roman" w:hAnsi="Times New Roman" w:cs="Times New Roman"/>
        </w:rPr>
        <w:t>Design</w:t>
      </w:r>
      <w:proofErr w:type="gramEnd"/>
      <w:r w:rsidRPr="00281957">
        <w:rPr>
          <w:rFonts w:ascii="Times New Roman" w:hAnsi="Times New Roman" w:cs="Times New Roman"/>
        </w:rPr>
        <w:t xml:space="preserve"> Strategy for Low-Latency SHAP Integration.</w:t>
      </w:r>
    </w:p>
    <w:p w14:paraId="442CCAC8" w14:textId="4FFF938F" w:rsidR="00B813C2" w:rsidRDefault="00B813C2" w:rsidP="00B2453A">
      <w:pPr>
        <w:keepNext/>
        <w:keepLines/>
        <w:spacing w:before="160" w:after="80"/>
        <w:jc w:val="both"/>
        <w:outlineLvl w:val="1"/>
        <w:rPr>
          <w:rFonts w:ascii="Times New Roman" w:eastAsiaTheme="majorEastAsia" w:hAnsi="Times New Roman" w:cs="Times New Roman"/>
          <w:color w:val="2F5496" w:themeColor="accent1" w:themeShade="BF"/>
          <w:sz w:val="40"/>
          <w:szCs w:val="40"/>
        </w:rPr>
      </w:pPr>
      <w:bookmarkStart w:id="30" w:name="_Toc215250184"/>
      <w:bookmarkEnd w:id="29"/>
      <w:r>
        <w:rPr>
          <w:rFonts w:ascii="Times New Roman" w:eastAsiaTheme="majorEastAsia" w:hAnsi="Times New Roman" w:cs="Times New Roman" w:hint="eastAsia"/>
          <w:color w:val="2F5496" w:themeColor="accent1" w:themeShade="BF"/>
          <w:sz w:val="40"/>
          <w:szCs w:val="40"/>
        </w:rPr>
        <w:t>6</w:t>
      </w:r>
      <w:r w:rsidRPr="00B813C2">
        <w:rPr>
          <w:rFonts w:ascii="Times New Roman" w:eastAsiaTheme="majorEastAsia" w:hAnsi="Times New Roman" w:cs="Times New Roman"/>
          <w:color w:val="2F5496" w:themeColor="accent1" w:themeShade="BF"/>
          <w:sz w:val="40"/>
          <w:szCs w:val="40"/>
        </w:rPr>
        <w:t>.</w:t>
      </w:r>
      <w:r>
        <w:rPr>
          <w:rFonts w:ascii="Times New Roman" w:eastAsiaTheme="majorEastAsia" w:hAnsi="Times New Roman" w:cs="Times New Roman" w:hint="eastAsia"/>
          <w:color w:val="2F5496" w:themeColor="accent1" w:themeShade="BF"/>
          <w:sz w:val="40"/>
          <w:szCs w:val="40"/>
        </w:rPr>
        <w:t>2</w:t>
      </w:r>
      <w:r w:rsidRPr="00B813C2">
        <w:rPr>
          <w:rFonts w:ascii="Times New Roman" w:eastAsiaTheme="majorEastAsia" w:hAnsi="Times New Roman" w:cs="Times New Roman"/>
          <w:color w:val="2F5496" w:themeColor="accent1" w:themeShade="BF"/>
          <w:sz w:val="40"/>
          <w:szCs w:val="40"/>
        </w:rPr>
        <w:t xml:space="preserve"> Data Drift and Monitoring Module</w:t>
      </w:r>
      <w:bookmarkEnd w:id="30"/>
    </w:p>
    <w:p w14:paraId="511BAF49" w14:textId="144894FB" w:rsidR="00B813C2" w:rsidRPr="00B813C2" w:rsidRDefault="00B813C2" w:rsidP="00B2453A">
      <w:pPr>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The model was trained on a specific dataset (</w:t>
      </w:r>
      <w:proofErr w:type="spellStart"/>
      <w:proofErr w:type="gramStart"/>
      <w:r w:rsidRPr="00B813C2">
        <w:rPr>
          <w:rFonts w:ascii="Times New Roman" w:eastAsiaTheme="minorEastAsia" w:hAnsi="Times New Roman" w:cs="Times New Roman"/>
          <w:color w:val="000000" w:themeColor="text1"/>
        </w:rPr>
        <w:t>NObeyesdad</w:t>
      </w:r>
      <w:proofErr w:type="spellEnd"/>
      <w:r w:rsidRPr="00B813C2">
        <w:rPr>
          <w:rFonts w:ascii="Times New Roman" w:eastAsiaTheme="minorEastAsia" w:hAnsi="Times New Roman" w:cs="Times New Roman"/>
          <w:color w:val="000000" w:themeColor="text1"/>
        </w:rPr>
        <w:t xml:space="preserve"> )</w:t>
      </w:r>
      <w:proofErr w:type="gramEnd"/>
      <w:r w:rsidRPr="00B813C2">
        <w:rPr>
          <w:rFonts w:ascii="Times New Roman" w:eastAsiaTheme="minorEastAsia" w:hAnsi="Times New Roman" w:cs="Times New Roman"/>
          <w:color w:val="000000" w:themeColor="text1"/>
        </w:rPr>
        <w:t xml:space="preserve"> and assumes the distribution remains static. In reality, user input data will change over time, potentially leading to model degradation (concept drift)</w:t>
      </w:r>
      <w:r w:rsidRPr="00B813C2">
        <w:rPr>
          <w:rFonts w:ascii="Times New Roman" w:eastAsiaTheme="minorEastAsia" w:hAnsi="Times New Roman" w:cs="Times New Roman" w:hint="eastAsia"/>
          <w:color w:val="000000" w:themeColor="text1"/>
        </w:rPr>
        <w:t>.</w:t>
      </w:r>
    </w:p>
    <w:tbl>
      <w:tblPr>
        <w:tblStyle w:val="ae"/>
        <w:tblW w:w="0" w:type="auto"/>
        <w:tblLook w:val="04A0" w:firstRow="1" w:lastRow="0" w:firstColumn="1" w:lastColumn="0" w:noHBand="0" w:noVBand="1"/>
      </w:tblPr>
      <w:tblGrid>
        <w:gridCol w:w="1838"/>
        <w:gridCol w:w="6458"/>
      </w:tblGrid>
      <w:tr w:rsidR="00B813C2" w:rsidRPr="00B813C2" w14:paraId="744E6A29" w14:textId="77777777" w:rsidTr="00B813C2">
        <w:tc>
          <w:tcPr>
            <w:tcW w:w="0" w:type="auto"/>
            <w:hideMark/>
          </w:tcPr>
          <w:p w14:paraId="5272C0F1"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Design Enhancement</w:t>
            </w:r>
          </w:p>
        </w:tc>
        <w:tc>
          <w:tcPr>
            <w:tcW w:w="0" w:type="auto"/>
            <w:hideMark/>
          </w:tcPr>
          <w:p w14:paraId="1760B6B8"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Rationale</w:t>
            </w:r>
          </w:p>
        </w:tc>
      </w:tr>
      <w:tr w:rsidR="00B813C2" w:rsidRPr="00B813C2" w14:paraId="62EBB117" w14:textId="77777777" w:rsidTr="00B813C2">
        <w:tc>
          <w:tcPr>
            <w:tcW w:w="0" w:type="auto"/>
            <w:hideMark/>
          </w:tcPr>
          <w:p w14:paraId="7F4BA55F"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Input Distribution Monitor</w:t>
            </w:r>
          </w:p>
        </w:tc>
        <w:tc>
          <w:tcPr>
            <w:tcW w:w="0" w:type="auto"/>
            <w:hideMark/>
          </w:tcPr>
          <w:p w14:paraId="14141EBB"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 xml:space="preserve">Introduce a dedicated Monitoring module (a simple Python script run daily by the developer). This module will sample incoming user data (e.g., the distribution of </w:t>
            </w:r>
            <w:proofErr w:type="spellStart"/>
            <w:r w:rsidRPr="00B813C2">
              <w:rPr>
                <w:rFonts w:ascii="Times New Roman" w:eastAsiaTheme="minorEastAsia" w:hAnsi="Times New Roman" w:cs="Times New Roman"/>
                <w:color w:val="000000" w:themeColor="text1"/>
              </w:rPr>
              <w:t>weight_kg</w:t>
            </w:r>
            <w:proofErr w:type="spellEnd"/>
            <w:r w:rsidRPr="00B813C2">
              <w:rPr>
                <w:rFonts w:ascii="Times New Roman" w:eastAsiaTheme="minorEastAsia" w:hAnsi="Times New Roman" w:cs="Times New Roman"/>
                <w:color w:val="000000" w:themeColor="text1"/>
              </w:rPr>
              <w:t xml:space="preserve"> and age over the last 90 days).</w:t>
            </w:r>
          </w:p>
        </w:tc>
      </w:tr>
      <w:tr w:rsidR="00B813C2" w:rsidRPr="00B813C2" w14:paraId="33365081" w14:textId="77777777" w:rsidTr="00B813C2">
        <w:tc>
          <w:tcPr>
            <w:tcW w:w="0" w:type="auto"/>
            <w:hideMark/>
          </w:tcPr>
          <w:p w14:paraId="06F5B24D"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Drift Alert Mechanism</w:t>
            </w:r>
          </w:p>
        </w:tc>
        <w:tc>
          <w:tcPr>
            <w:tcW w:w="0" w:type="auto"/>
            <w:hideMark/>
          </w:tcPr>
          <w:p w14:paraId="1AC5D984"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Compare the current user data distribution to the original training data distribution. If the difference exceeds a statistical threshold (e.g., using the Kullback-Leibler divergence metric), the system flags an alert to the developer.</w:t>
            </w:r>
          </w:p>
        </w:tc>
      </w:tr>
      <w:tr w:rsidR="00B813C2" w:rsidRPr="00B813C2" w14:paraId="3B090DF4" w14:textId="77777777" w:rsidTr="00B813C2">
        <w:tc>
          <w:tcPr>
            <w:tcW w:w="0" w:type="auto"/>
            <w:hideMark/>
          </w:tcPr>
          <w:p w14:paraId="45BB3D81"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NFR Link</w:t>
            </w:r>
          </w:p>
        </w:tc>
        <w:tc>
          <w:tcPr>
            <w:tcW w:w="0" w:type="auto"/>
            <w:hideMark/>
          </w:tcPr>
          <w:p w14:paraId="3B335322"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This directly addresses the Reliability challenge by anticipating model failure before accuracy drops severely.</w:t>
            </w:r>
          </w:p>
        </w:tc>
      </w:tr>
    </w:tbl>
    <w:p w14:paraId="2767A2EF" w14:textId="2320B0BA" w:rsidR="00E86733" w:rsidRPr="00E86733" w:rsidRDefault="00E86733" w:rsidP="00E86733">
      <w:pPr>
        <w:pStyle w:val="afd"/>
        <w:jc w:val="center"/>
        <w:rPr>
          <w:rFonts w:ascii="Times New Roman" w:hAnsi="Times New Roman" w:cs="Times New Roman"/>
        </w:rPr>
      </w:pPr>
      <w:r>
        <w:rPr>
          <w:rFonts w:ascii="Times New Roman" w:hAnsi="Times New Roman" w:cs="Times New Roman" w:hint="eastAsia"/>
          <w:b/>
          <w:bCs/>
        </w:rPr>
        <w:t xml:space="preserve">Table </w:t>
      </w:r>
      <w:proofErr w:type="gramStart"/>
      <w:r>
        <w:rPr>
          <w:rFonts w:ascii="Times New Roman" w:hAnsi="Times New Roman" w:cs="Times New Roman" w:hint="eastAsia"/>
          <w:b/>
          <w:bCs/>
        </w:rPr>
        <w:t>6.2</w:t>
      </w:r>
      <w:r w:rsidR="00B75C0F">
        <w:rPr>
          <w:rFonts w:ascii="Times New Roman" w:hAnsi="Times New Roman" w:cs="Times New Roman" w:hint="eastAsia"/>
        </w:rPr>
        <w:t>:</w:t>
      </w:r>
      <w:r w:rsidRPr="00E86733">
        <w:rPr>
          <w:rFonts w:ascii="Times New Roman" w:hAnsi="Times New Roman" w:cs="Times New Roman"/>
        </w:rPr>
        <w:t>Data</w:t>
      </w:r>
      <w:proofErr w:type="gramEnd"/>
      <w:r w:rsidRPr="00E86733">
        <w:rPr>
          <w:rFonts w:ascii="Times New Roman" w:hAnsi="Times New Roman" w:cs="Times New Roman"/>
        </w:rPr>
        <w:t xml:space="preserve"> Drift Monitoring and Alerting Mechanism.</w:t>
      </w:r>
    </w:p>
    <w:p w14:paraId="43003C8C" w14:textId="38942BF8" w:rsidR="00B813C2" w:rsidRPr="00B813C2" w:rsidRDefault="00B813C2" w:rsidP="00B2453A">
      <w:pPr>
        <w:keepNext/>
        <w:keepLines/>
        <w:spacing w:before="160" w:after="80"/>
        <w:jc w:val="both"/>
        <w:outlineLvl w:val="1"/>
        <w:rPr>
          <w:rFonts w:ascii="Times New Roman" w:eastAsiaTheme="majorEastAsia" w:hAnsi="Times New Roman" w:cs="Times New Roman"/>
          <w:color w:val="2F5496" w:themeColor="accent1" w:themeShade="BF"/>
          <w:sz w:val="40"/>
          <w:szCs w:val="40"/>
        </w:rPr>
      </w:pPr>
      <w:bookmarkStart w:id="31" w:name="_Toc215250185"/>
      <w:r>
        <w:rPr>
          <w:rFonts w:ascii="Times New Roman" w:eastAsiaTheme="majorEastAsia" w:hAnsi="Times New Roman" w:cs="Times New Roman" w:hint="eastAsia"/>
          <w:color w:val="2F5496" w:themeColor="accent1" w:themeShade="BF"/>
          <w:sz w:val="40"/>
          <w:szCs w:val="40"/>
        </w:rPr>
        <w:t>6</w:t>
      </w:r>
      <w:r w:rsidRPr="00B813C2">
        <w:rPr>
          <w:rFonts w:ascii="Times New Roman" w:eastAsiaTheme="majorEastAsia" w:hAnsi="Times New Roman" w:cs="Times New Roman"/>
          <w:color w:val="2F5496" w:themeColor="accent1" w:themeShade="BF"/>
          <w:sz w:val="40"/>
          <w:szCs w:val="40"/>
        </w:rPr>
        <w:t>.</w:t>
      </w:r>
      <w:r>
        <w:rPr>
          <w:rFonts w:ascii="Times New Roman" w:eastAsiaTheme="majorEastAsia" w:hAnsi="Times New Roman" w:cs="Times New Roman" w:hint="eastAsia"/>
          <w:color w:val="2F5496" w:themeColor="accent1" w:themeShade="BF"/>
          <w:sz w:val="40"/>
          <w:szCs w:val="40"/>
        </w:rPr>
        <w:t>3</w:t>
      </w:r>
      <w:r w:rsidRPr="00B813C2">
        <w:rPr>
          <w:rFonts w:ascii="Times New Roman" w:eastAsiaTheme="majorEastAsia" w:hAnsi="Times New Roman" w:cs="Times New Roman"/>
          <w:color w:val="2F5496" w:themeColor="accent1" w:themeShade="BF"/>
          <w:sz w:val="40"/>
          <w:szCs w:val="40"/>
        </w:rPr>
        <w:t xml:space="preserve"> LLM Personalization Component</w:t>
      </w:r>
      <w:bookmarkEnd w:id="31"/>
    </w:p>
    <w:p w14:paraId="1CCCC361" w14:textId="2B4DBD32" w:rsidR="00B813C2" w:rsidRPr="00B813C2" w:rsidRDefault="00B813C2" w:rsidP="00B2453A">
      <w:pPr>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To enhance the UX and solve the "static recommendation" problem:</w:t>
      </w:r>
    </w:p>
    <w:tbl>
      <w:tblPr>
        <w:tblStyle w:val="ae"/>
        <w:tblW w:w="0" w:type="auto"/>
        <w:tblLook w:val="04A0" w:firstRow="1" w:lastRow="0" w:firstColumn="1" w:lastColumn="0" w:noHBand="0" w:noVBand="1"/>
      </w:tblPr>
      <w:tblGrid>
        <w:gridCol w:w="1843"/>
        <w:gridCol w:w="6453"/>
      </w:tblGrid>
      <w:tr w:rsidR="00B813C2" w:rsidRPr="00B813C2" w14:paraId="557847C7" w14:textId="77777777" w:rsidTr="00B813C2">
        <w:tc>
          <w:tcPr>
            <w:tcW w:w="0" w:type="auto"/>
            <w:hideMark/>
          </w:tcPr>
          <w:p w14:paraId="103F67CD"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lastRenderedPageBreak/>
              <w:t>Design Enhancement</w:t>
            </w:r>
          </w:p>
        </w:tc>
        <w:tc>
          <w:tcPr>
            <w:tcW w:w="0" w:type="auto"/>
            <w:hideMark/>
          </w:tcPr>
          <w:p w14:paraId="6B7DD599"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Rationale</w:t>
            </w:r>
          </w:p>
        </w:tc>
      </w:tr>
      <w:tr w:rsidR="00B813C2" w:rsidRPr="00B813C2" w14:paraId="1D82B784" w14:textId="77777777" w:rsidTr="00B813C2">
        <w:tc>
          <w:tcPr>
            <w:tcW w:w="0" w:type="auto"/>
            <w:hideMark/>
          </w:tcPr>
          <w:p w14:paraId="026682D3"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Personalization Router</w:t>
            </w:r>
          </w:p>
        </w:tc>
        <w:tc>
          <w:tcPr>
            <w:tcW w:w="0" w:type="auto"/>
            <w:hideMark/>
          </w:tcPr>
          <w:p w14:paraId="31B590DA"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Introduce a new module: app/services/personalizer.py. This module sanitizes the key input features (Age, BMI, Activity Level, Hybrid Score) before transmitting them to the external LLM API (e.g., GPT).</w:t>
            </w:r>
          </w:p>
        </w:tc>
      </w:tr>
      <w:tr w:rsidR="00B813C2" w:rsidRPr="00B813C2" w14:paraId="4D92F952" w14:textId="77777777" w:rsidTr="00B813C2">
        <w:tc>
          <w:tcPr>
            <w:tcW w:w="0" w:type="auto"/>
            <w:hideMark/>
          </w:tcPr>
          <w:p w14:paraId="3AC715E6"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Input Sanitization</w:t>
            </w:r>
          </w:p>
        </w:tc>
        <w:tc>
          <w:tcPr>
            <w:tcW w:w="0" w:type="auto"/>
            <w:hideMark/>
          </w:tcPr>
          <w:p w14:paraId="029FF552"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This module strips any potentially identifiable information before sending the query: "Generate a 3-sentence empathetic tip for a [Hybrid Score: 65%] user with [Low Activity] and [BMI: 32.9]".</w:t>
            </w:r>
          </w:p>
        </w:tc>
      </w:tr>
      <w:tr w:rsidR="00B813C2" w:rsidRPr="00B813C2" w14:paraId="1C831DD8" w14:textId="77777777" w:rsidTr="00B813C2">
        <w:tc>
          <w:tcPr>
            <w:tcW w:w="0" w:type="auto"/>
            <w:hideMark/>
          </w:tcPr>
          <w:p w14:paraId="1A7390EA"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Privacy Assurance</w:t>
            </w:r>
          </w:p>
        </w:tc>
        <w:tc>
          <w:tcPr>
            <w:tcW w:w="0" w:type="auto"/>
            <w:hideMark/>
          </w:tcPr>
          <w:p w14:paraId="5E8B2E7B" w14:textId="77777777" w:rsidR="00B813C2" w:rsidRPr="00B813C2" w:rsidRDefault="00B813C2" w:rsidP="00B2453A">
            <w:pPr>
              <w:spacing w:after="160"/>
              <w:jc w:val="both"/>
              <w:rPr>
                <w:rFonts w:ascii="Times New Roman" w:eastAsiaTheme="minorEastAsia" w:hAnsi="Times New Roman" w:cs="Times New Roman"/>
                <w:color w:val="000000" w:themeColor="text1"/>
              </w:rPr>
            </w:pPr>
            <w:r w:rsidRPr="00B813C2">
              <w:rPr>
                <w:rFonts w:ascii="Times New Roman" w:eastAsiaTheme="minorEastAsia" w:hAnsi="Times New Roman" w:cs="Times New Roman"/>
                <w:color w:val="000000" w:themeColor="text1"/>
              </w:rPr>
              <w:t>The design ensures the LLM interaction is stateless and anonymous, preserving the core Local-First principle5.</w:t>
            </w:r>
          </w:p>
        </w:tc>
      </w:tr>
    </w:tbl>
    <w:p w14:paraId="355D770A" w14:textId="6F492A1C" w:rsidR="00B813C2" w:rsidRDefault="00B75C0F" w:rsidP="00B75C0F">
      <w:pPr>
        <w:jc w:val="center"/>
        <w:rPr>
          <w:rFonts w:ascii="Times New Roman" w:eastAsia="黑体" w:hAnsi="Times New Roman" w:cs="Times New Roman"/>
          <w:sz w:val="20"/>
          <w:szCs w:val="20"/>
        </w:rPr>
      </w:pPr>
      <w:r w:rsidRPr="00B75C0F">
        <w:rPr>
          <w:rFonts w:ascii="Times New Roman" w:eastAsia="黑体" w:hAnsi="Times New Roman" w:cs="Times New Roman" w:hint="eastAsia"/>
          <w:b/>
          <w:bCs/>
          <w:sz w:val="20"/>
          <w:szCs w:val="20"/>
        </w:rPr>
        <w:t xml:space="preserve">Table </w:t>
      </w:r>
      <w:proofErr w:type="gramStart"/>
      <w:r w:rsidRPr="00B75C0F">
        <w:rPr>
          <w:rFonts w:ascii="Times New Roman" w:eastAsia="黑体" w:hAnsi="Times New Roman" w:cs="Times New Roman" w:hint="eastAsia"/>
          <w:b/>
          <w:bCs/>
          <w:sz w:val="20"/>
          <w:szCs w:val="20"/>
        </w:rPr>
        <w:t>6.</w:t>
      </w:r>
      <w:r w:rsidR="00C173C6">
        <w:rPr>
          <w:rFonts w:ascii="Times New Roman" w:eastAsia="黑体" w:hAnsi="Times New Roman" w:cs="Times New Roman" w:hint="eastAsia"/>
          <w:b/>
          <w:bCs/>
          <w:sz w:val="20"/>
          <w:szCs w:val="20"/>
        </w:rPr>
        <w:t>3</w:t>
      </w:r>
      <w:r>
        <w:rPr>
          <w:rFonts w:ascii="Times New Roman" w:eastAsia="黑体" w:hAnsi="Times New Roman" w:cs="Times New Roman" w:hint="eastAsia"/>
          <w:b/>
          <w:bCs/>
          <w:sz w:val="20"/>
          <w:szCs w:val="20"/>
        </w:rPr>
        <w:t>:</w:t>
      </w:r>
      <w:r w:rsidRPr="00B75C0F">
        <w:rPr>
          <w:rFonts w:ascii="Times New Roman" w:eastAsia="黑体" w:hAnsi="Times New Roman" w:cs="Times New Roman"/>
          <w:sz w:val="20"/>
          <w:szCs w:val="20"/>
        </w:rPr>
        <w:t>Data</w:t>
      </w:r>
      <w:proofErr w:type="gramEnd"/>
      <w:r w:rsidRPr="00B75C0F">
        <w:rPr>
          <w:rFonts w:ascii="Times New Roman" w:eastAsia="黑体" w:hAnsi="Times New Roman" w:cs="Times New Roman"/>
          <w:sz w:val="20"/>
          <w:szCs w:val="20"/>
        </w:rPr>
        <w:t xml:space="preserve"> Drift Monitoring and Alerting Mechanism</w:t>
      </w:r>
      <w:r w:rsidRPr="00B75C0F">
        <w:rPr>
          <w:rFonts w:ascii="Times New Roman" w:eastAsia="黑体" w:hAnsi="Times New Roman" w:cs="Times New Roman" w:hint="eastAsia"/>
          <w:sz w:val="20"/>
          <w:szCs w:val="20"/>
        </w:rPr>
        <w:t>.</w:t>
      </w:r>
    </w:p>
    <w:p w14:paraId="3928AAB6" w14:textId="615BBCE1" w:rsidR="00A910A9" w:rsidRPr="00A910A9" w:rsidRDefault="00A910A9" w:rsidP="00A910A9">
      <w:pPr>
        <w:tabs>
          <w:tab w:val="left" w:pos="4610"/>
        </w:tabs>
        <w:rPr>
          <w:rFonts w:ascii="Times New Roman" w:eastAsia="黑体" w:hAnsi="Times New Roman" w:cs="Times New Roman"/>
          <w:sz w:val="20"/>
          <w:szCs w:val="20"/>
        </w:rPr>
      </w:pPr>
    </w:p>
    <w:sectPr w:rsidR="00A910A9" w:rsidRPr="00A910A9" w:rsidSect="00371C1E">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5068" w14:textId="77777777" w:rsidR="00E016C1" w:rsidRDefault="00E016C1" w:rsidP="00A232A5">
      <w:pPr>
        <w:spacing w:after="0" w:line="240" w:lineRule="auto"/>
      </w:pPr>
      <w:r>
        <w:separator/>
      </w:r>
    </w:p>
  </w:endnote>
  <w:endnote w:type="continuationSeparator" w:id="0">
    <w:p w14:paraId="51D3C480" w14:textId="77777777" w:rsidR="00E016C1" w:rsidRDefault="00E016C1" w:rsidP="00A23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932590"/>
      <w:docPartObj>
        <w:docPartGallery w:val="Page Numbers (Bottom of Page)"/>
        <w:docPartUnique/>
      </w:docPartObj>
    </w:sdtPr>
    <w:sdtContent>
      <w:p w14:paraId="71970EB0" w14:textId="72452407" w:rsidR="00371C1E" w:rsidRDefault="00371C1E">
        <w:pPr>
          <w:pStyle w:val="af5"/>
          <w:ind w:left="960"/>
          <w:jc w:val="center"/>
        </w:pPr>
        <w:r>
          <w:fldChar w:fldCharType="begin"/>
        </w:r>
        <w:r>
          <w:instrText>PAGE   \* MERGEFORMAT</w:instrText>
        </w:r>
        <w:r>
          <w:fldChar w:fldCharType="separate"/>
        </w:r>
        <w:r>
          <w:rPr>
            <w:lang w:val="zh-CN"/>
          </w:rPr>
          <w:t>2</w:t>
        </w:r>
        <w:r>
          <w:fldChar w:fldCharType="end"/>
        </w:r>
      </w:p>
    </w:sdtContent>
  </w:sdt>
  <w:p w14:paraId="2D66149E" w14:textId="77777777" w:rsidR="00371C1E" w:rsidRDefault="00371C1E">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340670"/>
      <w:docPartObj>
        <w:docPartGallery w:val="Page Numbers (Bottom of Page)"/>
        <w:docPartUnique/>
      </w:docPartObj>
    </w:sdtPr>
    <w:sdtContent>
      <w:sdt>
        <w:sdtPr>
          <w:id w:val="-1705238520"/>
          <w:docPartObj>
            <w:docPartGallery w:val="Page Numbers (Top of Page)"/>
            <w:docPartUnique/>
          </w:docPartObj>
        </w:sdtPr>
        <w:sdtContent>
          <w:p w14:paraId="31B61CDB" w14:textId="70610D65" w:rsidR="00EB5ADC" w:rsidRPr="005E3517" w:rsidRDefault="001054F0" w:rsidP="001054F0">
            <w:pPr>
              <w:pStyle w:val="af5"/>
              <w:jc w:val="center"/>
            </w:pPr>
            <w:r w:rsidRPr="001054F0">
              <w:t>Page</w:t>
            </w:r>
            <w:r w:rsidR="00EB5ADC" w:rsidRPr="005E3517">
              <w:t xml:space="preserve"> </w:t>
            </w:r>
            <w:r w:rsidR="00EB5ADC" w:rsidRPr="005E3517">
              <w:fldChar w:fldCharType="begin"/>
            </w:r>
            <w:r w:rsidR="00EB5ADC" w:rsidRPr="005E3517">
              <w:instrText>PAGE</w:instrText>
            </w:r>
            <w:r w:rsidR="00EB5ADC" w:rsidRPr="005E3517">
              <w:fldChar w:fldCharType="separate"/>
            </w:r>
            <w:r w:rsidR="00EB5ADC" w:rsidRPr="005E3517">
              <w:t>2</w:t>
            </w:r>
            <w:r w:rsidR="00EB5ADC" w:rsidRPr="005E3517">
              <w:fldChar w:fldCharType="end"/>
            </w:r>
            <w:r w:rsidR="00EB5ADC" w:rsidRPr="005E3517">
              <w:t xml:space="preserve"> </w:t>
            </w:r>
            <w:r w:rsidRPr="005E3517">
              <w:rPr>
                <w:rFonts w:hint="eastAsia"/>
              </w:rPr>
              <w:t>of</w:t>
            </w:r>
            <w:r w:rsidR="00EB5ADC" w:rsidRPr="005E3517">
              <w:t xml:space="preserve"> </w:t>
            </w:r>
            <w:r w:rsidR="00A910A9">
              <w:rPr>
                <w:rFonts w:eastAsiaTheme="minorEastAsia" w:hint="eastAsia"/>
              </w:rPr>
              <w:t>7</w:t>
            </w:r>
          </w:p>
        </w:sdtContent>
      </w:sdt>
    </w:sdtContent>
  </w:sdt>
  <w:p w14:paraId="6534C9FF" w14:textId="77777777" w:rsidR="00371C1E" w:rsidRDefault="00371C1E" w:rsidP="001054F0">
    <w:pPr>
      <w:pStyle w:val="af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9A3A" w14:textId="77777777" w:rsidR="00E016C1" w:rsidRDefault="00E016C1" w:rsidP="00A232A5">
      <w:pPr>
        <w:spacing w:after="0" w:line="240" w:lineRule="auto"/>
      </w:pPr>
      <w:r>
        <w:separator/>
      </w:r>
    </w:p>
  </w:footnote>
  <w:footnote w:type="continuationSeparator" w:id="0">
    <w:p w14:paraId="0EF69DBB" w14:textId="77777777" w:rsidR="00E016C1" w:rsidRDefault="00E016C1" w:rsidP="00A23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493E" w14:textId="17BFC2E4" w:rsidR="00A232A5" w:rsidRPr="00B80D02" w:rsidRDefault="00A232A5" w:rsidP="006F2034">
    <w:pPr>
      <w:pStyle w:val="af3"/>
      <w:rPr>
        <w:u w:val="single"/>
      </w:rPr>
    </w:pPr>
  </w:p>
  <w:p w14:paraId="415D7036" w14:textId="19D6BD12" w:rsidR="00A232A5" w:rsidRPr="00B80D02" w:rsidRDefault="006F2034" w:rsidP="006F2034">
    <w:pPr>
      <w:pStyle w:val="af3"/>
      <w:rPr>
        <w:rFonts w:ascii="Times New Roman" w:eastAsiaTheme="minorEastAsia" w:hAnsi="Times New Roman" w:cs="Times New Roman"/>
        <w:u w:val="single"/>
      </w:rPr>
    </w:pPr>
    <w:ins w:id="1" w:author="移淼 郝" w:date="2025-11-27T08:15:00Z">
      <w:r w:rsidRPr="00B80D02">
        <w:rPr>
          <w:rFonts w:ascii="Times New Roman" w:hAnsi="Times New Roman" w:cs="Times New Roman"/>
          <w:u w:val="single"/>
        </w:rPr>
        <w:t>ELORA Project</w:t>
      </w:r>
    </w:ins>
    <w:ins w:id="2" w:author="移淼 郝" w:date="2025-11-27T08:15:00Z" w16du:dateUtc="2025-11-27T00:15:00Z">
      <w:r>
        <w:rPr>
          <w:rFonts w:ascii="Times New Roman" w:eastAsiaTheme="minorEastAsia" w:hAnsi="Times New Roman" w:cs="Times New Roman"/>
          <w:u w:val="single"/>
        </w:rPr>
        <w:tab/>
      </w:r>
    </w:ins>
    <w:ins w:id="3" w:author="移淼 郝" w:date="2025-11-27T08:16:00Z" w16du:dateUtc="2025-11-27T00:16:00Z">
      <w:r>
        <w:rPr>
          <w:rFonts w:ascii="Times New Roman" w:eastAsiaTheme="minorEastAsia" w:hAnsi="Times New Roman" w:cs="Times New Roman"/>
          <w:u w:val="single"/>
        </w:rPr>
        <w:tab/>
      </w:r>
    </w:ins>
    <w:r w:rsidR="00B80D02" w:rsidRPr="00B80D02">
      <w:rPr>
        <w:rFonts w:ascii="Times New Roman" w:eastAsiaTheme="minorEastAsia" w:hAnsi="Times New Roman" w:cs="Times New Roman"/>
        <w:u w:val="single"/>
      </w:rPr>
      <w:t>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CFD"/>
    <w:multiLevelType w:val="multilevel"/>
    <w:tmpl w:val="F6769D8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3BC"/>
    <w:multiLevelType w:val="multilevel"/>
    <w:tmpl w:val="530AFA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84A7E68"/>
    <w:multiLevelType w:val="multilevel"/>
    <w:tmpl w:val="403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3E10"/>
    <w:multiLevelType w:val="multilevel"/>
    <w:tmpl w:val="6A6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8329B"/>
    <w:multiLevelType w:val="multilevel"/>
    <w:tmpl w:val="3FD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42570"/>
    <w:multiLevelType w:val="multilevel"/>
    <w:tmpl w:val="C4A22F2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2131B64"/>
    <w:multiLevelType w:val="multilevel"/>
    <w:tmpl w:val="8CEE22D2"/>
    <w:lvl w:ilvl="0">
      <w:start w:val="1"/>
      <w:numFmt w:val="decimal"/>
      <w:lvlText w:val="%1."/>
      <w:lvlJc w:val="left"/>
      <w:pPr>
        <w:ind w:left="384" w:hanging="3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69D3C24"/>
    <w:multiLevelType w:val="multilevel"/>
    <w:tmpl w:val="D292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23566"/>
    <w:multiLevelType w:val="multilevel"/>
    <w:tmpl w:val="7FAEA854"/>
    <w:lvl w:ilvl="0">
      <w:start w:val="4"/>
      <w:numFmt w:val="decimal"/>
      <w:lvlText w:val="%1"/>
      <w:lvlJc w:val="left"/>
      <w:pPr>
        <w:ind w:left="360" w:hanging="360"/>
      </w:pPr>
      <w:rPr>
        <w:rFonts w:eastAsia="Times New Roman" w:hint="default"/>
      </w:rPr>
    </w:lvl>
    <w:lvl w:ilvl="1">
      <w:start w:val="4"/>
      <w:numFmt w:val="decimal"/>
      <w:lvlText w:val="%1.%2"/>
      <w:lvlJc w:val="left"/>
      <w:pPr>
        <w:ind w:left="720" w:hanging="720"/>
      </w:pPr>
      <w:rPr>
        <w:rFonts w:eastAsia="Times New Roman" w:hint="default"/>
      </w:rPr>
    </w:lvl>
    <w:lvl w:ilvl="2">
      <w:start w:val="1"/>
      <w:numFmt w:val="decimal"/>
      <w:lvlText w:val="%1.%2.%3"/>
      <w:lvlJc w:val="left"/>
      <w:pPr>
        <w:ind w:left="1440" w:hanging="1440"/>
      </w:pPr>
      <w:rPr>
        <w:rFonts w:eastAsia="Times New Roman" w:hint="default"/>
      </w:rPr>
    </w:lvl>
    <w:lvl w:ilvl="3">
      <w:start w:val="1"/>
      <w:numFmt w:val="decimal"/>
      <w:lvlText w:val="%1.%2.%3.%4"/>
      <w:lvlJc w:val="left"/>
      <w:pPr>
        <w:ind w:left="1800" w:hanging="1800"/>
      </w:pPr>
      <w:rPr>
        <w:rFonts w:eastAsia="Times New Roman" w:hint="default"/>
      </w:rPr>
    </w:lvl>
    <w:lvl w:ilvl="4">
      <w:start w:val="1"/>
      <w:numFmt w:val="decimal"/>
      <w:lvlText w:val="%1.%2.%3.%4.%5"/>
      <w:lvlJc w:val="left"/>
      <w:pPr>
        <w:ind w:left="2160" w:hanging="2160"/>
      </w:pPr>
      <w:rPr>
        <w:rFonts w:eastAsia="Times New Roman" w:hint="default"/>
      </w:rPr>
    </w:lvl>
    <w:lvl w:ilvl="5">
      <w:start w:val="1"/>
      <w:numFmt w:val="decimal"/>
      <w:lvlText w:val="%1.%2.%3.%4.%5.%6"/>
      <w:lvlJc w:val="left"/>
      <w:pPr>
        <w:ind w:left="2520" w:hanging="2520"/>
      </w:pPr>
      <w:rPr>
        <w:rFonts w:eastAsia="Times New Roman" w:hint="default"/>
      </w:rPr>
    </w:lvl>
    <w:lvl w:ilvl="6">
      <w:start w:val="1"/>
      <w:numFmt w:val="decimal"/>
      <w:lvlText w:val="%1.%2.%3.%4.%5.%6.%7"/>
      <w:lvlJc w:val="left"/>
      <w:pPr>
        <w:ind w:left="2880" w:hanging="2880"/>
      </w:pPr>
      <w:rPr>
        <w:rFonts w:eastAsia="Times New Roman" w:hint="default"/>
      </w:rPr>
    </w:lvl>
    <w:lvl w:ilvl="7">
      <w:start w:val="1"/>
      <w:numFmt w:val="decimal"/>
      <w:lvlText w:val="%1.%2.%3.%4.%5.%6.%7.%8"/>
      <w:lvlJc w:val="left"/>
      <w:pPr>
        <w:ind w:left="3240" w:hanging="3240"/>
      </w:pPr>
      <w:rPr>
        <w:rFonts w:eastAsia="Times New Roman" w:hint="default"/>
      </w:rPr>
    </w:lvl>
    <w:lvl w:ilvl="8">
      <w:start w:val="1"/>
      <w:numFmt w:val="decimal"/>
      <w:lvlText w:val="%1.%2.%3.%4.%5.%6.%7.%8.%9"/>
      <w:lvlJc w:val="left"/>
      <w:pPr>
        <w:ind w:left="3600" w:hanging="3600"/>
      </w:pPr>
      <w:rPr>
        <w:rFonts w:eastAsia="Times New Roman" w:hint="default"/>
      </w:rPr>
    </w:lvl>
  </w:abstractNum>
  <w:abstractNum w:abstractNumId="9" w15:restartNumberingAfterBreak="0">
    <w:nsid w:val="54341403"/>
    <w:multiLevelType w:val="multilevel"/>
    <w:tmpl w:val="F32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556B7"/>
    <w:multiLevelType w:val="hybridMultilevel"/>
    <w:tmpl w:val="D06EB3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75161C9"/>
    <w:multiLevelType w:val="multilevel"/>
    <w:tmpl w:val="6868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30183"/>
    <w:multiLevelType w:val="multilevel"/>
    <w:tmpl w:val="4974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A7333"/>
    <w:multiLevelType w:val="multilevel"/>
    <w:tmpl w:val="5DE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8343A"/>
    <w:multiLevelType w:val="multilevel"/>
    <w:tmpl w:val="896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B5E38"/>
    <w:multiLevelType w:val="multilevel"/>
    <w:tmpl w:val="C51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37B6D"/>
    <w:multiLevelType w:val="multilevel"/>
    <w:tmpl w:val="9F3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795234">
    <w:abstractNumId w:val="6"/>
  </w:num>
  <w:num w:numId="2" w16cid:durableId="784931795">
    <w:abstractNumId w:val="13"/>
  </w:num>
  <w:num w:numId="3" w16cid:durableId="698631796">
    <w:abstractNumId w:val="7"/>
  </w:num>
  <w:num w:numId="4" w16cid:durableId="1202668678">
    <w:abstractNumId w:val="2"/>
  </w:num>
  <w:num w:numId="5" w16cid:durableId="1903710708">
    <w:abstractNumId w:val="4"/>
  </w:num>
  <w:num w:numId="6" w16cid:durableId="392772431">
    <w:abstractNumId w:val="8"/>
  </w:num>
  <w:num w:numId="7" w16cid:durableId="627049523">
    <w:abstractNumId w:val="0"/>
  </w:num>
  <w:num w:numId="8" w16cid:durableId="441340575">
    <w:abstractNumId w:val="5"/>
  </w:num>
  <w:num w:numId="9" w16cid:durableId="2084139561">
    <w:abstractNumId w:val="11"/>
  </w:num>
  <w:num w:numId="10" w16cid:durableId="587662650">
    <w:abstractNumId w:val="14"/>
  </w:num>
  <w:num w:numId="11" w16cid:durableId="1378512134">
    <w:abstractNumId w:val="9"/>
  </w:num>
  <w:num w:numId="12" w16cid:durableId="1228952637">
    <w:abstractNumId w:val="12"/>
  </w:num>
  <w:num w:numId="13" w16cid:durableId="1872304097">
    <w:abstractNumId w:val="10"/>
  </w:num>
  <w:num w:numId="14" w16cid:durableId="1074165804">
    <w:abstractNumId w:val="1"/>
  </w:num>
  <w:num w:numId="15" w16cid:durableId="1672875158">
    <w:abstractNumId w:val="15"/>
  </w:num>
  <w:num w:numId="16" w16cid:durableId="654725942">
    <w:abstractNumId w:val="16"/>
  </w:num>
  <w:num w:numId="17" w16cid:durableId="15524233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移淼 郝">
    <w15:presenceInfo w15:providerId="Windows Live" w15:userId="08ae23f4f32a84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5C"/>
    <w:rsid w:val="000245CC"/>
    <w:rsid w:val="000275A1"/>
    <w:rsid w:val="000369F3"/>
    <w:rsid w:val="00060664"/>
    <w:rsid w:val="00062DA9"/>
    <w:rsid w:val="0007135C"/>
    <w:rsid w:val="00075189"/>
    <w:rsid w:val="00077324"/>
    <w:rsid w:val="0008610F"/>
    <w:rsid w:val="0009066C"/>
    <w:rsid w:val="000A69AA"/>
    <w:rsid w:val="000A7518"/>
    <w:rsid w:val="000C05A5"/>
    <w:rsid w:val="000E1742"/>
    <w:rsid w:val="00103F05"/>
    <w:rsid w:val="001054F0"/>
    <w:rsid w:val="00105C22"/>
    <w:rsid w:val="0011195F"/>
    <w:rsid w:val="00113B9B"/>
    <w:rsid w:val="0013165E"/>
    <w:rsid w:val="0013198A"/>
    <w:rsid w:val="00137F4A"/>
    <w:rsid w:val="00140A5F"/>
    <w:rsid w:val="00173B1B"/>
    <w:rsid w:val="00177415"/>
    <w:rsid w:val="00177548"/>
    <w:rsid w:val="001905BD"/>
    <w:rsid w:val="001C071C"/>
    <w:rsid w:val="001D5A50"/>
    <w:rsid w:val="001E20E8"/>
    <w:rsid w:val="001F04DF"/>
    <w:rsid w:val="001F51C5"/>
    <w:rsid w:val="00204467"/>
    <w:rsid w:val="00205FC9"/>
    <w:rsid w:val="00212BC0"/>
    <w:rsid w:val="0021300D"/>
    <w:rsid w:val="002269E6"/>
    <w:rsid w:val="00252B01"/>
    <w:rsid w:val="002546C3"/>
    <w:rsid w:val="00263E62"/>
    <w:rsid w:val="00271B35"/>
    <w:rsid w:val="00281957"/>
    <w:rsid w:val="002A15BC"/>
    <w:rsid w:val="002B2601"/>
    <w:rsid w:val="002B6FCE"/>
    <w:rsid w:val="002C2150"/>
    <w:rsid w:val="002D6525"/>
    <w:rsid w:val="0030164D"/>
    <w:rsid w:val="003132AD"/>
    <w:rsid w:val="00340787"/>
    <w:rsid w:val="003417D4"/>
    <w:rsid w:val="00371C1E"/>
    <w:rsid w:val="00380E2F"/>
    <w:rsid w:val="003925BF"/>
    <w:rsid w:val="003949F5"/>
    <w:rsid w:val="003A23AB"/>
    <w:rsid w:val="003C6CD5"/>
    <w:rsid w:val="003E2639"/>
    <w:rsid w:val="003E5F23"/>
    <w:rsid w:val="004254FF"/>
    <w:rsid w:val="004628B7"/>
    <w:rsid w:val="0048051E"/>
    <w:rsid w:val="00480BF4"/>
    <w:rsid w:val="00485250"/>
    <w:rsid w:val="004C7A9C"/>
    <w:rsid w:val="004E4932"/>
    <w:rsid w:val="00500138"/>
    <w:rsid w:val="005252E0"/>
    <w:rsid w:val="00561642"/>
    <w:rsid w:val="005709D1"/>
    <w:rsid w:val="005B5EDC"/>
    <w:rsid w:val="005B7523"/>
    <w:rsid w:val="005C13AE"/>
    <w:rsid w:val="005D544C"/>
    <w:rsid w:val="005E3267"/>
    <w:rsid w:val="005E3337"/>
    <w:rsid w:val="005E3517"/>
    <w:rsid w:val="005F2CB9"/>
    <w:rsid w:val="005F4CBF"/>
    <w:rsid w:val="00603C43"/>
    <w:rsid w:val="0061031E"/>
    <w:rsid w:val="00613960"/>
    <w:rsid w:val="00631B6B"/>
    <w:rsid w:val="006662D2"/>
    <w:rsid w:val="006908FB"/>
    <w:rsid w:val="006B0D2B"/>
    <w:rsid w:val="006D2F96"/>
    <w:rsid w:val="006D3F9F"/>
    <w:rsid w:val="006E40AF"/>
    <w:rsid w:val="006F200F"/>
    <w:rsid w:val="006F2034"/>
    <w:rsid w:val="00715CAA"/>
    <w:rsid w:val="00724DDE"/>
    <w:rsid w:val="00730054"/>
    <w:rsid w:val="00736191"/>
    <w:rsid w:val="00770B08"/>
    <w:rsid w:val="007B3FC9"/>
    <w:rsid w:val="007B4093"/>
    <w:rsid w:val="00805110"/>
    <w:rsid w:val="00847F87"/>
    <w:rsid w:val="00880FD6"/>
    <w:rsid w:val="00896196"/>
    <w:rsid w:val="008979CF"/>
    <w:rsid w:val="00897EAE"/>
    <w:rsid w:val="008B01BF"/>
    <w:rsid w:val="008B17AD"/>
    <w:rsid w:val="008B2FFE"/>
    <w:rsid w:val="009039F7"/>
    <w:rsid w:val="00953928"/>
    <w:rsid w:val="00962E94"/>
    <w:rsid w:val="0096445D"/>
    <w:rsid w:val="009B4010"/>
    <w:rsid w:val="009B55D8"/>
    <w:rsid w:val="009B65B4"/>
    <w:rsid w:val="009D7E0F"/>
    <w:rsid w:val="00A01C85"/>
    <w:rsid w:val="00A06403"/>
    <w:rsid w:val="00A22516"/>
    <w:rsid w:val="00A232A5"/>
    <w:rsid w:val="00A312E3"/>
    <w:rsid w:val="00A42BA0"/>
    <w:rsid w:val="00A5247F"/>
    <w:rsid w:val="00A60473"/>
    <w:rsid w:val="00A84CF1"/>
    <w:rsid w:val="00A910A9"/>
    <w:rsid w:val="00AC3824"/>
    <w:rsid w:val="00AE784F"/>
    <w:rsid w:val="00AF3F1E"/>
    <w:rsid w:val="00B0292F"/>
    <w:rsid w:val="00B04544"/>
    <w:rsid w:val="00B2453A"/>
    <w:rsid w:val="00B54514"/>
    <w:rsid w:val="00B65472"/>
    <w:rsid w:val="00B75C0F"/>
    <w:rsid w:val="00B80D02"/>
    <w:rsid w:val="00B813C2"/>
    <w:rsid w:val="00BD18CF"/>
    <w:rsid w:val="00BE28CD"/>
    <w:rsid w:val="00BE2C44"/>
    <w:rsid w:val="00BE707F"/>
    <w:rsid w:val="00C00CC8"/>
    <w:rsid w:val="00C11722"/>
    <w:rsid w:val="00C173C6"/>
    <w:rsid w:val="00C32E4F"/>
    <w:rsid w:val="00C37FAD"/>
    <w:rsid w:val="00C732D1"/>
    <w:rsid w:val="00C77178"/>
    <w:rsid w:val="00C94EFA"/>
    <w:rsid w:val="00C97DCA"/>
    <w:rsid w:val="00CC0447"/>
    <w:rsid w:val="00CE6697"/>
    <w:rsid w:val="00CF09A5"/>
    <w:rsid w:val="00CF2F4D"/>
    <w:rsid w:val="00D432C4"/>
    <w:rsid w:val="00D438B3"/>
    <w:rsid w:val="00D55DB6"/>
    <w:rsid w:val="00D7238A"/>
    <w:rsid w:val="00D8267E"/>
    <w:rsid w:val="00D961C5"/>
    <w:rsid w:val="00DA1277"/>
    <w:rsid w:val="00DA7687"/>
    <w:rsid w:val="00DC3075"/>
    <w:rsid w:val="00DD1C3F"/>
    <w:rsid w:val="00DD6E68"/>
    <w:rsid w:val="00DE58C6"/>
    <w:rsid w:val="00DE5DAA"/>
    <w:rsid w:val="00E016C1"/>
    <w:rsid w:val="00E055B9"/>
    <w:rsid w:val="00E110BD"/>
    <w:rsid w:val="00E178E1"/>
    <w:rsid w:val="00E43F51"/>
    <w:rsid w:val="00E77D25"/>
    <w:rsid w:val="00E85D3A"/>
    <w:rsid w:val="00E86733"/>
    <w:rsid w:val="00EB08D3"/>
    <w:rsid w:val="00EB0E2E"/>
    <w:rsid w:val="00EB5ADC"/>
    <w:rsid w:val="00ED2A00"/>
    <w:rsid w:val="00F31D21"/>
    <w:rsid w:val="00FB10E9"/>
    <w:rsid w:val="00FE02D2"/>
    <w:rsid w:val="00FF1ABE"/>
    <w:rsid w:val="00FF4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B4746"/>
  <w15:chartTrackingRefBased/>
  <w15:docId w15:val="{BB408399-9404-4501-9BB7-6DF19823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3C2"/>
    <w:pPr>
      <w:widowControl w:val="0"/>
      <w:spacing w:line="276" w:lineRule="auto"/>
    </w:pPr>
    <w:rPr>
      <w:rFonts w:eastAsia="Times New Roman"/>
      <w:sz w:val="24"/>
    </w:rPr>
  </w:style>
  <w:style w:type="paragraph" w:styleId="1">
    <w:name w:val="heading 1"/>
    <w:basedOn w:val="a"/>
    <w:next w:val="a"/>
    <w:link w:val="10"/>
    <w:uiPriority w:val="9"/>
    <w:qFormat/>
    <w:rsid w:val="0007135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7135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7135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7135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7135C"/>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07135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713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13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13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135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7135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7135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7135C"/>
    <w:rPr>
      <w:rFonts w:cstheme="majorBidi"/>
      <w:color w:val="2F5496" w:themeColor="accent1" w:themeShade="BF"/>
      <w:sz w:val="28"/>
      <w:szCs w:val="28"/>
    </w:rPr>
  </w:style>
  <w:style w:type="character" w:customStyle="1" w:styleId="50">
    <w:name w:val="标题 5 字符"/>
    <w:basedOn w:val="a0"/>
    <w:link w:val="5"/>
    <w:uiPriority w:val="9"/>
    <w:semiHidden/>
    <w:rsid w:val="0007135C"/>
    <w:rPr>
      <w:rFonts w:cstheme="majorBidi"/>
      <w:color w:val="2F5496" w:themeColor="accent1" w:themeShade="BF"/>
      <w:sz w:val="24"/>
    </w:rPr>
  </w:style>
  <w:style w:type="character" w:customStyle="1" w:styleId="60">
    <w:name w:val="标题 6 字符"/>
    <w:basedOn w:val="a0"/>
    <w:link w:val="6"/>
    <w:uiPriority w:val="9"/>
    <w:semiHidden/>
    <w:rsid w:val="0007135C"/>
    <w:rPr>
      <w:rFonts w:cstheme="majorBidi"/>
      <w:b/>
      <w:bCs/>
      <w:color w:val="2F5496" w:themeColor="accent1" w:themeShade="BF"/>
    </w:rPr>
  </w:style>
  <w:style w:type="character" w:customStyle="1" w:styleId="70">
    <w:name w:val="标题 7 字符"/>
    <w:basedOn w:val="a0"/>
    <w:link w:val="7"/>
    <w:uiPriority w:val="9"/>
    <w:semiHidden/>
    <w:rsid w:val="0007135C"/>
    <w:rPr>
      <w:rFonts w:cstheme="majorBidi"/>
      <w:b/>
      <w:bCs/>
      <w:color w:val="595959" w:themeColor="text1" w:themeTint="A6"/>
    </w:rPr>
  </w:style>
  <w:style w:type="character" w:customStyle="1" w:styleId="80">
    <w:name w:val="标题 8 字符"/>
    <w:basedOn w:val="a0"/>
    <w:link w:val="8"/>
    <w:uiPriority w:val="9"/>
    <w:semiHidden/>
    <w:rsid w:val="0007135C"/>
    <w:rPr>
      <w:rFonts w:cstheme="majorBidi"/>
      <w:color w:val="595959" w:themeColor="text1" w:themeTint="A6"/>
    </w:rPr>
  </w:style>
  <w:style w:type="character" w:customStyle="1" w:styleId="90">
    <w:name w:val="标题 9 字符"/>
    <w:basedOn w:val="a0"/>
    <w:link w:val="9"/>
    <w:uiPriority w:val="9"/>
    <w:semiHidden/>
    <w:rsid w:val="0007135C"/>
    <w:rPr>
      <w:rFonts w:eastAsiaTheme="majorEastAsia" w:cstheme="majorBidi"/>
      <w:color w:val="595959" w:themeColor="text1" w:themeTint="A6"/>
    </w:rPr>
  </w:style>
  <w:style w:type="paragraph" w:styleId="a3">
    <w:name w:val="Title"/>
    <w:basedOn w:val="a"/>
    <w:next w:val="a"/>
    <w:link w:val="a4"/>
    <w:uiPriority w:val="10"/>
    <w:qFormat/>
    <w:rsid w:val="000713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13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3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13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135C"/>
    <w:pPr>
      <w:spacing w:before="160"/>
      <w:jc w:val="center"/>
    </w:pPr>
    <w:rPr>
      <w:i/>
      <w:iCs/>
      <w:color w:val="404040" w:themeColor="text1" w:themeTint="BF"/>
    </w:rPr>
  </w:style>
  <w:style w:type="character" w:customStyle="1" w:styleId="a8">
    <w:name w:val="引用 字符"/>
    <w:basedOn w:val="a0"/>
    <w:link w:val="a7"/>
    <w:uiPriority w:val="29"/>
    <w:rsid w:val="0007135C"/>
    <w:rPr>
      <w:i/>
      <w:iCs/>
      <w:color w:val="404040" w:themeColor="text1" w:themeTint="BF"/>
    </w:rPr>
  </w:style>
  <w:style w:type="paragraph" w:styleId="a9">
    <w:name w:val="List Paragraph"/>
    <w:basedOn w:val="a"/>
    <w:uiPriority w:val="34"/>
    <w:qFormat/>
    <w:rsid w:val="0007135C"/>
    <w:pPr>
      <w:ind w:left="720"/>
      <w:contextualSpacing/>
    </w:pPr>
  </w:style>
  <w:style w:type="character" w:styleId="aa">
    <w:name w:val="Intense Emphasis"/>
    <w:basedOn w:val="a0"/>
    <w:uiPriority w:val="21"/>
    <w:qFormat/>
    <w:rsid w:val="0007135C"/>
    <w:rPr>
      <w:i/>
      <w:iCs/>
      <w:color w:val="2F5496" w:themeColor="accent1" w:themeShade="BF"/>
    </w:rPr>
  </w:style>
  <w:style w:type="paragraph" w:styleId="ab">
    <w:name w:val="Intense Quote"/>
    <w:basedOn w:val="a"/>
    <w:next w:val="a"/>
    <w:link w:val="ac"/>
    <w:uiPriority w:val="30"/>
    <w:qFormat/>
    <w:rsid w:val="00071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7135C"/>
    <w:rPr>
      <w:i/>
      <w:iCs/>
      <w:color w:val="2F5496" w:themeColor="accent1" w:themeShade="BF"/>
    </w:rPr>
  </w:style>
  <w:style w:type="character" w:styleId="ad">
    <w:name w:val="Intense Reference"/>
    <w:basedOn w:val="a0"/>
    <w:uiPriority w:val="32"/>
    <w:qFormat/>
    <w:rsid w:val="0007135C"/>
    <w:rPr>
      <w:b/>
      <w:bCs/>
      <w:smallCaps/>
      <w:color w:val="2F5496" w:themeColor="accent1" w:themeShade="BF"/>
      <w:spacing w:val="5"/>
    </w:rPr>
  </w:style>
  <w:style w:type="table" w:styleId="ae">
    <w:name w:val="Table Grid"/>
    <w:basedOn w:val="a1"/>
    <w:uiPriority w:val="39"/>
    <w:rsid w:val="00AE7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AE784F"/>
    <w:rPr>
      <w:rFonts w:ascii="宋体" w:eastAsia="宋体" w:hAnsi="宋体" w:cs="宋体"/>
      <w:sz w:val="24"/>
      <w:szCs w:val="24"/>
    </w:rPr>
  </w:style>
  <w:style w:type="paragraph" w:styleId="af">
    <w:name w:val="Normal (Web)"/>
    <w:basedOn w:val="a"/>
    <w:uiPriority w:val="99"/>
    <w:unhideWhenUsed/>
    <w:rsid w:val="000275A1"/>
    <w:pPr>
      <w:widowControl/>
      <w:spacing w:before="100" w:beforeAutospacing="1" w:after="100" w:afterAutospacing="1" w:line="240" w:lineRule="auto"/>
    </w:pPr>
    <w:rPr>
      <w:rFonts w:ascii="宋体" w:eastAsia="宋体" w:hAnsi="宋体" w:cs="宋体"/>
      <w:kern w:val="0"/>
      <w14:ligatures w14:val="none"/>
    </w:rPr>
  </w:style>
  <w:style w:type="character" w:styleId="af0">
    <w:name w:val="Strong"/>
    <w:basedOn w:val="a0"/>
    <w:uiPriority w:val="22"/>
    <w:qFormat/>
    <w:rsid w:val="000275A1"/>
    <w:rPr>
      <w:b/>
      <w:bCs/>
    </w:rPr>
  </w:style>
  <w:style w:type="character" w:styleId="af1">
    <w:name w:val="Emphasis"/>
    <w:basedOn w:val="a0"/>
    <w:uiPriority w:val="20"/>
    <w:qFormat/>
    <w:rsid w:val="000275A1"/>
    <w:rPr>
      <w:i/>
      <w:iCs/>
    </w:rPr>
  </w:style>
  <w:style w:type="paragraph" w:styleId="TOC">
    <w:name w:val="TOC Heading"/>
    <w:basedOn w:val="1"/>
    <w:next w:val="a"/>
    <w:uiPriority w:val="39"/>
    <w:unhideWhenUsed/>
    <w:qFormat/>
    <w:rsid w:val="005E3337"/>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5E3337"/>
  </w:style>
  <w:style w:type="paragraph" w:styleId="TOC2">
    <w:name w:val="toc 2"/>
    <w:basedOn w:val="a"/>
    <w:next w:val="a"/>
    <w:autoRedefine/>
    <w:uiPriority w:val="39"/>
    <w:unhideWhenUsed/>
    <w:rsid w:val="005E3337"/>
    <w:pPr>
      <w:ind w:leftChars="200" w:left="420"/>
    </w:pPr>
  </w:style>
  <w:style w:type="paragraph" w:styleId="TOC3">
    <w:name w:val="toc 3"/>
    <w:basedOn w:val="a"/>
    <w:next w:val="a"/>
    <w:autoRedefine/>
    <w:uiPriority w:val="39"/>
    <w:unhideWhenUsed/>
    <w:rsid w:val="005E3337"/>
    <w:pPr>
      <w:ind w:leftChars="400" w:left="840"/>
    </w:pPr>
  </w:style>
  <w:style w:type="character" w:styleId="af2">
    <w:name w:val="Hyperlink"/>
    <w:basedOn w:val="a0"/>
    <w:uiPriority w:val="99"/>
    <w:unhideWhenUsed/>
    <w:rsid w:val="005E3337"/>
    <w:rPr>
      <w:color w:val="0563C1" w:themeColor="hyperlink"/>
      <w:u w:val="single"/>
    </w:rPr>
  </w:style>
  <w:style w:type="paragraph" w:styleId="af3">
    <w:name w:val="header"/>
    <w:basedOn w:val="a"/>
    <w:link w:val="af4"/>
    <w:uiPriority w:val="99"/>
    <w:unhideWhenUsed/>
    <w:rsid w:val="00A232A5"/>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A232A5"/>
    <w:rPr>
      <w:rFonts w:eastAsia="Times New Roman"/>
      <w:sz w:val="18"/>
      <w:szCs w:val="18"/>
    </w:rPr>
  </w:style>
  <w:style w:type="paragraph" w:styleId="af5">
    <w:name w:val="footer"/>
    <w:basedOn w:val="a"/>
    <w:link w:val="af6"/>
    <w:uiPriority w:val="99"/>
    <w:unhideWhenUsed/>
    <w:rsid w:val="00A232A5"/>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A232A5"/>
    <w:rPr>
      <w:rFonts w:eastAsia="Times New Roman"/>
      <w:sz w:val="18"/>
      <w:szCs w:val="18"/>
    </w:rPr>
  </w:style>
  <w:style w:type="paragraph" w:styleId="af7">
    <w:name w:val="Revision"/>
    <w:hidden/>
    <w:uiPriority w:val="99"/>
    <w:semiHidden/>
    <w:rsid w:val="00B65472"/>
    <w:pPr>
      <w:spacing w:after="0" w:line="240" w:lineRule="auto"/>
    </w:pPr>
    <w:rPr>
      <w:rFonts w:eastAsia="Times New Roman"/>
      <w:sz w:val="24"/>
    </w:rPr>
  </w:style>
  <w:style w:type="character" w:styleId="af8">
    <w:name w:val="annotation reference"/>
    <w:basedOn w:val="a0"/>
    <w:uiPriority w:val="99"/>
    <w:semiHidden/>
    <w:unhideWhenUsed/>
    <w:rsid w:val="006F200F"/>
    <w:rPr>
      <w:sz w:val="16"/>
      <w:szCs w:val="16"/>
    </w:rPr>
  </w:style>
  <w:style w:type="paragraph" w:styleId="af9">
    <w:name w:val="annotation text"/>
    <w:basedOn w:val="a"/>
    <w:link w:val="afa"/>
    <w:uiPriority w:val="99"/>
    <w:unhideWhenUsed/>
    <w:rsid w:val="006F200F"/>
    <w:pPr>
      <w:spacing w:line="240" w:lineRule="auto"/>
    </w:pPr>
    <w:rPr>
      <w:sz w:val="20"/>
      <w:szCs w:val="20"/>
    </w:rPr>
  </w:style>
  <w:style w:type="character" w:customStyle="1" w:styleId="afa">
    <w:name w:val="批注文字 字符"/>
    <w:basedOn w:val="a0"/>
    <w:link w:val="af9"/>
    <w:uiPriority w:val="99"/>
    <w:rsid w:val="006F200F"/>
    <w:rPr>
      <w:rFonts w:eastAsia="Times New Roman"/>
      <w:sz w:val="20"/>
      <w:szCs w:val="20"/>
    </w:rPr>
  </w:style>
  <w:style w:type="paragraph" w:styleId="afb">
    <w:name w:val="annotation subject"/>
    <w:basedOn w:val="af9"/>
    <w:next w:val="af9"/>
    <w:link w:val="afc"/>
    <w:uiPriority w:val="99"/>
    <w:semiHidden/>
    <w:unhideWhenUsed/>
    <w:rsid w:val="006F200F"/>
    <w:rPr>
      <w:b/>
      <w:bCs/>
    </w:rPr>
  </w:style>
  <w:style w:type="character" w:customStyle="1" w:styleId="afc">
    <w:name w:val="批注主题 字符"/>
    <w:basedOn w:val="afa"/>
    <w:link w:val="afb"/>
    <w:uiPriority w:val="99"/>
    <w:semiHidden/>
    <w:rsid w:val="006F200F"/>
    <w:rPr>
      <w:rFonts w:eastAsia="Times New Roman"/>
      <w:b/>
      <w:bCs/>
      <w:sz w:val="20"/>
      <w:szCs w:val="20"/>
    </w:rPr>
  </w:style>
  <w:style w:type="paragraph" w:styleId="afd">
    <w:name w:val="caption"/>
    <w:basedOn w:val="a"/>
    <w:next w:val="a"/>
    <w:uiPriority w:val="35"/>
    <w:unhideWhenUsed/>
    <w:qFormat/>
    <w:rsid w:val="00715CA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7FA1E-344E-41DC-A166-B961FC52B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移淼 郝</dc:creator>
  <cp:keywords/>
  <dc:description/>
  <cp:lastModifiedBy>移淼 郝</cp:lastModifiedBy>
  <cp:revision>89</cp:revision>
  <cp:lastPrinted>2025-10-20T14:33:00Z</cp:lastPrinted>
  <dcterms:created xsi:type="dcterms:W3CDTF">2025-10-16T21:14:00Z</dcterms:created>
  <dcterms:modified xsi:type="dcterms:W3CDTF">2025-12-01T15:22:00Z</dcterms:modified>
</cp:coreProperties>
</file>