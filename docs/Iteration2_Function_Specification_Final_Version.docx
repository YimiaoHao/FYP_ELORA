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1F9E" w14:textId="77777777" w:rsidR="00E43F51" w:rsidRDefault="00E43F51">
      <w:pPr>
        <w:pStyle w:val="a5"/>
        <w:rPr>
          <w:rFonts w:hint="eastAsia"/>
        </w:rPr>
        <w:pPrChange w:id="0" w:author="移淼 郝" w:date="2025-11-27T08:00:00Z" w16du:dateUtc="2025-11-27T00:00:00Z">
          <w:pPr>
            <w:pStyle w:val="a5"/>
            <w:jc w:val="left"/>
          </w:pPr>
        </w:pPrChange>
      </w:pPr>
      <w:r>
        <w:rPr>
          <w:noProof/>
        </w:rPr>
        <w:drawing>
          <wp:inline distT="0" distB="0" distL="0" distR="0" wp14:anchorId="11D792A3" wp14:editId="16213914">
            <wp:extent cx="3286634" cy="1406165"/>
            <wp:effectExtent l="0" t="0" r="0" b="0"/>
            <wp:docPr id="102153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3210" name=""/>
                    <pic:cNvPicPr/>
                  </pic:nvPicPr>
                  <pic:blipFill>
                    <a:blip r:embed="rId8">
                      <a:extLst>
                        <a:ext uri="{28A0092B-C50C-407E-A947-70E740481C1C}">
                          <a14:useLocalDpi xmlns:a14="http://schemas.microsoft.com/office/drawing/2010/main"/>
                        </a:ext>
                      </a:extLst>
                    </a:blip>
                    <a:stretch>
                      <a:fillRect/>
                    </a:stretch>
                  </pic:blipFill>
                  <pic:spPr>
                    <a:xfrm>
                      <a:off x="0" y="0"/>
                      <a:ext cx="3286634" cy="1406165"/>
                    </a:xfrm>
                    <a:prstGeom prst="rect">
                      <a:avLst/>
                    </a:prstGeom>
                  </pic:spPr>
                </pic:pic>
              </a:graphicData>
            </a:graphic>
          </wp:inline>
        </w:drawing>
      </w:r>
    </w:p>
    <w:p w14:paraId="4D11FEC4" w14:textId="1CFE9284" w:rsidR="00E43F51" w:rsidRPr="005252E0" w:rsidRDefault="00E43F51" w:rsidP="00E43F51">
      <w:pPr>
        <w:pStyle w:val="a5"/>
        <w:rPr>
          <w:rFonts w:ascii="Times New Roman" w:hAnsi="Times New Roman" w:cs="Times New Roman"/>
          <w:color w:val="000000" w:themeColor="text1"/>
          <w:sz w:val="72"/>
          <w:szCs w:val="72"/>
        </w:rPr>
      </w:pPr>
      <w:r w:rsidRPr="005252E0">
        <w:rPr>
          <w:rFonts w:ascii="Times New Roman" w:hAnsi="Times New Roman" w:cs="Times New Roman"/>
          <w:color w:val="000000" w:themeColor="text1"/>
          <w:sz w:val="72"/>
          <w:szCs w:val="72"/>
        </w:rPr>
        <w:t>Function</w:t>
      </w:r>
      <w:r w:rsidR="00113B9B">
        <w:rPr>
          <w:rFonts w:ascii="Times New Roman" w:hAnsi="Times New Roman" w:cs="Times New Roman" w:hint="eastAsia"/>
          <w:color w:val="000000" w:themeColor="text1"/>
          <w:sz w:val="72"/>
          <w:szCs w:val="72"/>
        </w:rPr>
        <w:t>al</w:t>
      </w:r>
      <w:r w:rsidRPr="005252E0">
        <w:rPr>
          <w:rFonts w:ascii="Times New Roman" w:hAnsi="Times New Roman" w:cs="Times New Roman"/>
          <w:color w:val="000000" w:themeColor="text1"/>
          <w:sz w:val="72"/>
          <w:szCs w:val="72"/>
        </w:rPr>
        <w:t xml:space="preserve"> Specification</w:t>
      </w:r>
      <w:r w:rsidR="001054F0">
        <w:rPr>
          <w:rFonts w:ascii="Times New Roman" w:hAnsi="Times New Roman" w:cs="Times New Roman" w:hint="eastAsia"/>
          <w:color w:val="000000" w:themeColor="text1"/>
          <w:sz w:val="72"/>
          <w:szCs w:val="72"/>
        </w:rPr>
        <w:t xml:space="preserve"> </w:t>
      </w:r>
    </w:p>
    <w:p w14:paraId="46677441" w14:textId="0081EB7E" w:rsidR="00E43F51" w:rsidRDefault="00113B9B" w:rsidP="00E43F51">
      <w:pPr>
        <w:jc w:val="center"/>
        <w:rPr>
          <w:rFonts w:ascii="Times New Roman" w:hAnsi="Times New Roman" w:cs="Times New Roman"/>
          <w:sz w:val="36"/>
          <w:szCs w:val="36"/>
        </w:rPr>
      </w:pPr>
      <w:r w:rsidRPr="00113B9B">
        <w:rPr>
          <w:rFonts w:ascii="Times New Roman" w:hAnsi="Times New Roman" w:cs="Times New Roman"/>
          <w:sz w:val="36"/>
          <w:szCs w:val="36"/>
        </w:rPr>
        <w:t>for</w:t>
      </w:r>
      <w:r w:rsidRPr="00113B9B">
        <w:rPr>
          <w:rFonts w:ascii="Times New Roman" w:hAnsi="Times New Roman" w:cs="Times New Roman" w:hint="eastAsia"/>
          <w:sz w:val="36"/>
          <w:szCs w:val="36"/>
        </w:rPr>
        <w:t xml:space="preserve"> </w:t>
      </w:r>
      <w:r w:rsidR="005E3337" w:rsidRPr="005E3337">
        <w:rPr>
          <w:rFonts w:ascii="Times New Roman" w:hAnsi="Times New Roman" w:cs="Times New Roman"/>
          <w:sz w:val="36"/>
          <w:szCs w:val="36"/>
        </w:rPr>
        <w:t xml:space="preserve">ELORA — </w:t>
      </w:r>
      <w:r w:rsidR="008B17AD" w:rsidRPr="008B17AD">
        <w:rPr>
          <w:rFonts w:ascii="Times New Roman" w:hAnsi="Times New Roman" w:cs="Times New Roman"/>
          <w:sz w:val="36"/>
          <w:szCs w:val="36"/>
        </w:rPr>
        <w:t>Final Version</w:t>
      </w:r>
    </w:p>
    <w:p w14:paraId="09E3AD4B" w14:textId="77777777" w:rsidR="00E43F51" w:rsidRDefault="00E43F51" w:rsidP="00E43F51">
      <w:pPr>
        <w:jc w:val="center"/>
        <w:rPr>
          <w:rFonts w:ascii="Times New Roman" w:eastAsiaTheme="minorEastAsia" w:hAnsi="Times New Roman" w:cs="Times New Roman"/>
          <w:sz w:val="28"/>
          <w:szCs w:val="28"/>
        </w:rPr>
      </w:pPr>
    </w:p>
    <w:p w14:paraId="57911017" w14:textId="77777777" w:rsidR="004C7A9C" w:rsidRDefault="004C7A9C" w:rsidP="00E43F51">
      <w:pPr>
        <w:jc w:val="center"/>
        <w:rPr>
          <w:rFonts w:ascii="Times New Roman" w:eastAsiaTheme="minorEastAsia" w:hAnsi="Times New Roman" w:cs="Times New Roman"/>
          <w:sz w:val="28"/>
          <w:szCs w:val="28"/>
        </w:rPr>
      </w:pPr>
    </w:p>
    <w:p w14:paraId="3213D0F5" w14:textId="77777777" w:rsidR="004C7A9C" w:rsidRPr="004C7A9C" w:rsidRDefault="004C7A9C" w:rsidP="00E43F51">
      <w:pPr>
        <w:jc w:val="center"/>
        <w:rPr>
          <w:rFonts w:ascii="Times New Roman" w:eastAsiaTheme="minorEastAsia" w:hAnsi="Times New Roman" w:cs="Times New Roman"/>
          <w:sz w:val="28"/>
          <w:szCs w:val="28"/>
        </w:rPr>
      </w:pPr>
    </w:p>
    <w:p w14:paraId="7E7BDB40" w14:textId="77777777" w:rsidR="00E43F51" w:rsidRDefault="00E43F51" w:rsidP="00E43F51">
      <w:pPr>
        <w:jc w:val="center"/>
        <w:rPr>
          <w:rFonts w:ascii="Times New Roman" w:hAnsi="Times New Roman" w:cs="Times New Roman"/>
          <w:sz w:val="36"/>
          <w:szCs w:val="36"/>
        </w:rPr>
      </w:pPr>
      <w:r w:rsidRPr="76EA910F">
        <w:rPr>
          <w:rFonts w:ascii="Times New Roman" w:hAnsi="Times New Roman" w:cs="Times New Roman"/>
          <w:sz w:val="36"/>
          <w:szCs w:val="36"/>
        </w:rPr>
        <w:t>Author: Yimiao Hao</w:t>
      </w:r>
    </w:p>
    <w:p w14:paraId="7097319D" w14:textId="77777777" w:rsidR="00E43F51" w:rsidRDefault="00E43F51" w:rsidP="00E43F51">
      <w:pPr>
        <w:ind w:leftChars="-64" w:left="-154" w:rightChars="-90" w:right="-216"/>
        <w:jc w:val="center"/>
        <w:rPr>
          <w:rFonts w:ascii="Times New Roman" w:hAnsi="Times New Roman" w:cs="Times New Roman"/>
          <w:sz w:val="36"/>
          <w:szCs w:val="36"/>
        </w:rPr>
      </w:pPr>
      <w:proofErr w:type="spellStart"/>
      <w:r w:rsidRPr="76EA910F">
        <w:rPr>
          <w:rFonts w:ascii="Times New Roman" w:hAnsi="Times New Roman" w:cs="Times New Roman"/>
          <w:sz w:val="36"/>
          <w:szCs w:val="36"/>
        </w:rPr>
        <w:t>Programme</w:t>
      </w:r>
      <w:proofErr w:type="spellEnd"/>
      <w:r w:rsidRPr="76EA910F">
        <w:rPr>
          <w:rFonts w:ascii="Times New Roman" w:hAnsi="Times New Roman" w:cs="Times New Roman"/>
          <w:sz w:val="36"/>
          <w:szCs w:val="36"/>
        </w:rPr>
        <w:t>: SETU — BSc Software Development (Year 4)</w:t>
      </w:r>
    </w:p>
    <w:p w14:paraId="73574E8A" w14:textId="6B9C8C45" w:rsidR="00E43F51" w:rsidRDefault="00E43F51" w:rsidP="00E43F51">
      <w:pPr>
        <w:spacing w:after="0"/>
        <w:jc w:val="center"/>
        <w:rPr>
          <w:rFonts w:ascii="Times New Roman" w:hAnsi="Times New Roman" w:cs="Times New Roman"/>
          <w:sz w:val="36"/>
          <w:szCs w:val="36"/>
          <w:u w:val="single"/>
        </w:rPr>
      </w:pPr>
      <w:r w:rsidRPr="76EA910F">
        <w:rPr>
          <w:rFonts w:ascii="Times New Roman" w:hAnsi="Times New Roman" w:cs="Times New Roman"/>
          <w:sz w:val="36"/>
          <w:szCs w:val="36"/>
        </w:rPr>
        <w:t>Supervisor:</w:t>
      </w:r>
      <w:r w:rsidRPr="76EA910F">
        <w:rPr>
          <w:rFonts w:ascii="Times New Roman" w:hAnsi="Times New Roman" w:cs="Times New Roman"/>
          <w:sz w:val="36"/>
          <w:szCs w:val="36"/>
          <w:u w:val="single"/>
        </w:rPr>
        <w:t xml:space="preserve">  Omer </w:t>
      </w:r>
      <w:proofErr w:type="gramStart"/>
      <w:r w:rsidRPr="76EA910F">
        <w:rPr>
          <w:rFonts w:ascii="Times New Roman" w:hAnsi="Times New Roman" w:cs="Times New Roman"/>
          <w:sz w:val="36"/>
          <w:szCs w:val="36"/>
          <w:u w:val="single"/>
        </w:rPr>
        <w:t xml:space="preserve">Ali  </w:t>
      </w:r>
      <w:r>
        <w:tab/>
      </w:r>
      <w:proofErr w:type="gramEnd"/>
      <w:r w:rsidRPr="76EA910F">
        <w:rPr>
          <w:rFonts w:ascii="Times New Roman" w:hAnsi="Times New Roman" w:cs="Times New Roman"/>
          <w:sz w:val="36"/>
          <w:szCs w:val="36"/>
        </w:rPr>
        <w:t>Date</w:t>
      </w:r>
      <w:bookmarkStart w:id="1" w:name="_Int_YN7KMDND"/>
      <w:r w:rsidRPr="76EA910F">
        <w:rPr>
          <w:rFonts w:ascii="Times New Roman" w:hAnsi="Times New Roman" w:cs="Times New Roman"/>
          <w:sz w:val="36"/>
          <w:szCs w:val="36"/>
        </w:rPr>
        <w:t>:</w:t>
      </w:r>
      <w:r w:rsidRPr="76EA910F">
        <w:rPr>
          <w:rFonts w:ascii="Times New Roman" w:hAnsi="Times New Roman" w:cs="Times New Roman"/>
          <w:sz w:val="36"/>
          <w:szCs w:val="36"/>
          <w:u w:val="single"/>
        </w:rPr>
        <w:t xml:space="preserve">  </w:t>
      </w:r>
      <w:r w:rsidR="008B17AD">
        <w:rPr>
          <w:rFonts w:ascii="Times New Roman" w:eastAsiaTheme="minorEastAsia" w:hAnsi="Times New Roman" w:cs="Times New Roman" w:hint="eastAsia"/>
          <w:sz w:val="36"/>
          <w:szCs w:val="36"/>
          <w:u w:val="single"/>
        </w:rPr>
        <w:t>27</w:t>
      </w:r>
      <w:r w:rsidRPr="76EA910F">
        <w:rPr>
          <w:rFonts w:ascii="Times New Roman" w:hAnsi="Times New Roman" w:cs="Times New Roman"/>
          <w:sz w:val="36"/>
          <w:szCs w:val="36"/>
          <w:u w:val="single"/>
        </w:rPr>
        <w:t>/1</w:t>
      </w:r>
      <w:r w:rsidR="008B17AD">
        <w:rPr>
          <w:rFonts w:ascii="Times New Roman" w:eastAsiaTheme="minorEastAsia" w:hAnsi="Times New Roman" w:cs="Times New Roman" w:hint="eastAsia"/>
          <w:sz w:val="36"/>
          <w:szCs w:val="36"/>
          <w:u w:val="single"/>
        </w:rPr>
        <w:t>1</w:t>
      </w:r>
      <w:r w:rsidRPr="76EA910F">
        <w:rPr>
          <w:rFonts w:ascii="Times New Roman" w:hAnsi="Times New Roman" w:cs="Times New Roman"/>
          <w:sz w:val="36"/>
          <w:szCs w:val="36"/>
          <w:u w:val="single"/>
        </w:rPr>
        <w:t>/2025</w:t>
      </w:r>
      <w:bookmarkEnd w:id="1"/>
      <w:r w:rsidRPr="76EA910F">
        <w:rPr>
          <w:rFonts w:ascii="Times New Roman" w:hAnsi="Times New Roman" w:cs="Times New Roman"/>
          <w:sz w:val="36"/>
          <w:szCs w:val="36"/>
          <w:u w:val="single"/>
        </w:rPr>
        <w:t xml:space="preserve">  </w:t>
      </w:r>
    </w:p>
    <w:p w14:paraId="776D03BC" w14:textId="77777777" w:rsidR="00E43F51" w:rsidRDefault="00E43F51" w:rsidP="00E43F51">
      <w:pPr>
        <w:spacing w:after="0"/>
        <w:jc w:val="center"/>
        <w:rPr>
          <w:rFonts w:ascii="Times New Roman" w:hAnsi="Times New Roman" w:cs="Times New Roman"/>
          <w:sz w:val="28"/>
          <w:szCs w:val="28"/>
          <w:u w:val="single"/>
        </w:rPr>
      </w:pPr>
    </w:p>
    <w:p w14:paraId="2C352A06" w14:textId="77777777" w:rsidR="00E43F51" w:rsidRDefault="00E43F51" w:rsidP="00E43F51">
      <w:pPr>
        <w:spacing w:after="0"/>
        <w:jc w:val="center"/>
        <w:rPr>
          <w:rFonts w:ascii="Times New Roman" w:hAnsi="Times New Roman" w:cs="Times New Roman"/>
          <w:sz w:val="28"/>
          <w:szCs w:val="28"/>
          <w:u w:val="single"/>
        </w:rPr>
      </w:pPr>
    </w:p>
    <w:p w14:paraId="0E9A0339" w14:textId="77777777" w:rsidR="00E43F51" w:rsidRDefault="00E43F51" w:rsidP="00E43F51">
      <w:pPr>
        <w:spacing w:after="0"/>
        <w:jc w:val="center"/>
        <w:rPr>
          <w:rFonts w:ascii="Times New Roman" w:hAnsi="Times New Roman" w:cs="Times New Roman"/>
          <w:sz w:val="28"/>
          <w:szCs w:val="28"/>
          <w:u w:val="single"/>
        </w:rPr>
      </w:pPr>
    </w:p>
    <w:p w14:paraId="457A496B" w14:textId="77777777" w:rsidR="00E43F51" w:rsidRDefault="00E43F51" w:rsidP="00E43F51">
      <w:pPr>
        <w:spacing w:after="0"/>
        <w:jc w:val="center"/>
        <w:rPr>
          <w:rFonts w:ascii="Times New Roman" w:hAnsi="Times New Roman" w:cs="Times New Roman"/>
          <w:sz w:val="28"/>
          <w:szCs w:val="28"/>
          <w:u w:val="single"/>
        </w:rPr>
      </w:pPr>
    </w:p>
    <w:p w14:paraId="7F5F720C" w14:textId="77777777" w:rsidR="00E43F51" w:rsidRPr="006B656B" w:rsidRDefault="00E43F51" w:rsidP="00E43F51">
      <w:pPr>
        <w:spacing w:after="0"/>
        <w:rPr>
          <w:rFonts w:ascii="Times New Roman" w:hAnsi="Times New Roman" w:cs="Times New Roman"/>
          <w:sz w:val="28"/>
          <w:szCs w:val="28"/>
          <w:u w:val="single"/>
        </w:rPr>
      </w:pPr>
    </w:p>
    <w:p w14:paraId="0BA730F2" w14:textId="77777777" w:rsidR="00E43F51" w:rsidRDefault="00E43F51" w:rsidP="00E43F51">
      <w:pPr>
        <w:spacing w:after="0"/>
        <w:jc w:val="center"/>
        <w:rPr>
          <w:rFonts w:ascii="Times New Roman" w:hAnsi="Times New Roman" w:cs="Times New Roman"/>
          <w:sz w:val="28"/>
          <w:szCs w:val="28"/>
          <w:u w:val="single"/>
        </w:rPr>
      </w:pPr>
    </w:p>
    <w:p w14:paraId="4D8A3823" w14:textId="292CA595" w:rsidR="00371C1E" w:rsidRDefault="00371C1E">
      <w:pPr>
        <w:widowControl/>
        <w:spacing w:line="278" w:lineRule="auto"/>
        <w:rPr>
          <w:rFonts w:eastAsiaTheme="minorEastAsia" w:hint="eastAsia"/>
        </w:rPr>
        <w:sectPr w:rsidR="00371C1E" w:rsidSect="00371C1E">
          <w:headerReference w:type="default" r:id="rId9"/>
          <w:pgSz w:w="11906" w:h="16838"/>
          <w:pgMar w:top="1440" w:right="1800" w:bottom="1440" w:left="1800" w:header="851" w:footer="992" w:gutter="0"/>
          <w:pgNumType w:fmt="upperRoman"/>
          <w:cols w:space="425"/>
          <w:docGrid w:type="lines" w:linePitch="312"/>
        </w:sectPr>
      </w:pPr>
    </w:p>
    <w:p w14:paraId="13ACB197" w14:textId="77777777" w:rsidR="00E43F51" w:rsidRPr="008B17AD" w:rsidRDefault="00E43F51" w:rsidP="00E43F51">
      <w:pPr>
        <w:pStyle w:val="1"/>
        <w:rPr>
          <w:rFonts w:ascii="Times New Roman" w:hAnsi="Times New Roman" w:cs="Times New Roman" w:hint="eastAsia"/>
          <w:rPrChange w:id="9" w:author="移淼 郝" w:date="2025-11-27T08:04:00Z" w16du:dateUtc="2025-11-27T00:04:00Z">
            <w:rPr>
              <w:rFonts w:hint="eastAsia"/>
            </w:rPr>
          </w:rPrChange>
        </w:rPr>
      </w:pPr>
      <w:bookmarkStart w:id="10" w:name="_Toc211561672"/>
      <w:bookmarkStart w:id="11" w:name="_Toc215133986"/>
      <w:r w:rsidRPr="008B17AD">
        <w:rPr>
          <w:rFonts w:ascii="Times New Roman" w:hAnsi="Times New Roman" w:cs="Times New Roman" w:hint="eastAsia"/>
          <w:rPrChange w:id="12" w:author="移淼 郝" w:date="2025-11-27T08:04:00Z" w16du:dateUtc="2025-11-27T00:04:00Z">
            <w:rPr>
              <w:rFonts w:hint="eastAsia"/>
            </w:rPr>
          </w:rPrChange>
        </w:rPr>
        <w:lastRenderedPageBreak/>
        <w:t>Abstract</w:t>
      </w:r>
      <w:bookmarkEnd w:id="10"/>
      <w:bookmarkEnd w:id="11"/>
    </w:p>
    <w:p w14:paraId="7CBD7AFD" w14:textId="0C243BBE" w:rsidR="00EB5ADC" w:rsidRPr="00EB5ADC" w:rsidRDefault="00103F05" w:rsidP="005B7523">
      <w:pPr>
        <w:jc w:val="both"/>
        <w:rPr>
          <w:rFonts w:ascii="Times New Roman" w:eastAsia="宋体" w:hAnsi="Times New Roman" w:cs="Times New Roman"/>
        </w:rPr>
      </w:pPr>
      <w:r w:rsidRPr="00D438B3">
        <w:rPr>
          <w:rFonts w:ascii="Times New Roman" w:eastAsia="宋体" w:hAnsi="Times New Roman" w:cs="Times New Roman"/>
        </w:rPr>
        <w:t xml:space="preserve">ELORA (Explainable Lifestyle &amp; Obesity Risk Analytics) is a local-first system that turns routine self-reports into clear, actionable obesity-risk insight. Users record daily measures and habits; the UI </w:t>
      </w:r>
      <w:proofErr w:type="spellStart"/>
      <w:r w:rsidRPr="00D438B3">
        <w:rPr>
          <w:rFonts w:ascii="Times New Roman" w:eastAsia="宋体" w:hAnsi="Times New Roman" w:cs="Times New Roman"/>
        </w:rPr>
        <w:t>visualises</w:t>
      </w:r>
      <w:proofErr w:type="spellEnd"/>
      <w:r w:rsidRPr="00D438B3">
        <w:rPr>
          <w:rFonts w:ascii="Times New Roman" w:eastAsia="宋体" w:hAnsi="Times New Roman" w:cs="Times New Roman"/>
        </w:rPr>
        <w:t xml:space="preserve"> 7/30-day trends and computes a binary risk and score via a hybrid method: (P) from a trained classifier (</w:t>
      </w:r>
      <w:proofErr w:type="spellStart"/>
      <w:r w:rsidRPr="00D438B3">
        <w:rPr>
          <w:rFonts w:ascii="Times New Roman" w:eastAsia="宋体" w:hAnsi="Times New Roman" w:cs="Times New Roman"/>
        </w:rPr>
        <w:t>NObeyesdad</w:t>
      </w:r>
      <w:proofErr w:type="spellEnd"/>
      <w:r w:rsidRPr="00D438B3">
        <w:rPr>
          <w:rFonts w:ascii="Times New Roman" w:eastAsia="宋体" w:hAnsi="Times New Roman" w:cs="Times New Roman"/>
        </w:rPr>
        <w:t xml:space="preserve"> dataset) fused with a </w:t>
      </w:r>
      <w:proofErr w:type="spellStart"/>
      <w:r w:rsidRPr="00D438B3">
        <w:rPr>
          <w:rFonts w:ascii="Times New Roman" w:eastAsia="宋体" w:hAnsi="Times New Roman" w:cs="Times New Roman"/>
        </w:rPr>
        <w:t>normalised</w:t>
      </w:r>
      <w:proofErr w:type="spellEnd"/>
      <w:r w:rsidRPr="00D438B3">
        <w:rPr>
          <w:rFonts w:ascii="Times New Roman" w:eastAsia="宋体" w:hAnsi="Times New Roman" w:cs="Times New Roman"/>
        </w:rPr>
        <w:t xml:space="preserve"> rules score (R), </w:t>
      </w:r>
      <w:r w:rsidR="006662D2" w:rsidRPr="006662D2">
        <w:rPr>
          <w:rFonts w:ascii="Times New Roman" w:eastAsia="宋体" w:hAnsi="Times New Roman" w:cs="Times New Roman"/>
        </w:rPr>
        <w:t>We fuse the model probability</w:t>
      </w:r>
      <w:r w:rsidR="005B7523">
        <w:rPr>
          <w:rFonts w:ascii="Times New Roman" w:eastAsia="宋体" w:hAnsi="Times New Roman" w:cs="Times New Roman" w:hint="eastAsia"/>
        </w:rPr>
        <w:t xml:space="preserve"> </w:t>
      </w:r>
      <w:r w:rsidR="006662D2" w:rsidRPr="005B7523">
        <w:rPr>
          <w:rFonts w:ascii="Times New Roman" w:eastAsia="宋体" w:hAnsi="Times New Roman" w:cs="Times New Roman"/>
        </w:rPr>
        <w:t>P</w:t>
      </w:r>
      <w:r w:rsidR="005B7523">
        <w:rPr>
          <w:rFonts w:ascii="Times New Roman" w:eastAsia="宋体" w:hAnsi="Times New Roman" w:cs="Times New Roman" w:hint="eastAsia"/>
        </w:rPr>
        <w:t xml:space="preserve"> </w:t>
      </w:r>
      <w:r w:rsidR="006662D2" w:rsidRPr="006662D2">
        <w:rPr>
          <w:rFonts w:ascii="Times New Roman" w:eastAsia="宋体" w:hAnsi="Times New Roman" w:cs="Times New Roman"/>
        </w:rPr>
        <w:t xml:space="preserve">and a </w:t>
      </w:r>
      <w:proofErr w:type="spellStart"/>
      <w:r w:rsidR="006662D2" w:rsidRPr="006662D2">
        <w:rPr>
          <w:rFonts w:ascii="Times New Roman" w:eastAsia="宋体" w:hAnsi="Times New Roman" w:cs="Times New Roman"/>
        </w:rPr>
        <w:t>normalised</w:t>
      </w:r>
      <w:proofErr w:type="spellEnd"/>
      <w:r w:rsidR="006662D2" w:rsidRPr="006662D2">
        <w:rPr>
          <w:rFonts w:ascii="Times New Roman" w:eastAsia="宋体" w:hAnsi="Times New Roman" w:cs="Times New Roman"/>
        </w:rPr>
        <w:t xml:space="preserve"> rules score </w:t>
      </w:r>
      <w:r w:rsidR="006662D2" w:rsidRPr="005B7523">
        <w:rPr>
          <w:rFonts w:ascii="Times New Roman" w:eastAsia="宋体" w:hAnsi="Times New Roman" w:cs="Times New Roman"/>
        </w:rPr>
        <w:t>R</w:t>
      </w:r>
      <w:r w:rsidR="006662D2" w:rsidRPr="006662D2">
        <w:rPr>
          <w:rFonts w:ascii="Times New Roman" w:eastAsia="宋体" w:hAnsi="Times New Roman" w:cs="Times New Roman"/>
        </w:rPr>
        <w:t> as </w:t>
      </w:r>
      <w:r w:rsidR="006662D2" w:rsidRPr="005B7523">
        <w:rPr>
          <w:rFonts w:ascii="Times New Roman" w:eastAsia="宋体" w:hAnsi="Times New Roman" w:cs="Times New Roman"/>
        </w:rPr>
        <w:t>Risk = 0.7×P(model) + 0.3×R(rules)</w:t>
      </w:r>
      <w:r w:rsidRPr="00D438B3">
        <w:rPr>
          <w:rFonts w:ascii="Times New Roman" w:eastAsia="宋体" w:hAnsi="Times New Roman" w:cs="Times New Roman"/>
        </w:rPr>
        <w:t xml:space="preserve">. The results view provides a concise explanation (triggered rules/top features) and 2–3 non-medical recommendations; </w:t>
      </w:r>
      <w:r w:rsidR="006662D2" w:rsidRPr="006662D2">
        <w:rPr>
          <w:rFonts w:ascii="Times New Roman" w:eastAsia="宋体" w:hAnsi="Times New Roman" w:cs="Times New Roman"/>
        </w:rPr>
        <w:t>The UI can export a one- to two-page PDF report for personal record-keeping or optional sharing (e.g., with a coach/clinician). The report includes the risk score, brief rationale, 7/30-day trends and version info, and excludes direct identifiers</w:t>
      </w:r>
      <w:r w:rsidRPr="00D438B3">
        <w:rPr>
          <w:rFonts w:ascii="Times New Roman" w:eastAsia="宋体" w:hAnsi="Times New Roman" w:cs="Times New Roman"/>
        </w:rPr>
        <w:t xml:space="preserve">. This specification defines scope, actors, functional requirements, data schema, and interfaces (CSV, optional </w:t>
      </w:r>
      <w:proofErr w:type="spellStart"/>
      <w:r w:rsidRPr="00D438B3">
        <w:rPr>
          <w:rFonts w:ascii="Times New Roman" w:eastAsia="宋体" w:hAnsi="Times New Roman" w:cs="Times New Roman"/>
        </w:rPr>
        <w:t>FastAPI</w:t>
      </w:r>
      <w:proofErr w:type="spellEnd"/>
      <w:r w:rsidRPr="00D438B3">
        <w:rPr>
          <w:rFonts w:ascii="Times New Roman" w:eastAsia="宋体" w:hAnsi="Times New Roman" w:cs="Times New Roman"/>
        </w:rPr>
        <w:t xml:space="preserve"> /predict). </w:t>
      </w:r>
      <w:r w:rsidR="006662D2" w:rsidRPr="006662D2">
        <w:rPr>
          <w:rFonts w:ascii="Times New Roman" w:eastAsia="宋体" w:hAnsi="Times New Roman" w:cs="Times New Roman"/>
        </w:rPr>
        <w:t xml:space="preserve">AUC/Macro-F1 for accuracy, time-on-task for usability, and inference/page latency for performance; these metrics define our </w:t>
      </w:r>
      <w:proofErr w:type="gramStart"/>
      <w:r w:rsidR="006662D2" w:rsidRPr="006662D2">
        <w:rPr>
          <w:rFonts w:ascii="Times New Roman" w:eastAsia="宋体" w:hAnsi="Times New Roman" w:cs="Times New Roman"/>
        </w:rPr>
        <w:t>thresholds.</w:t>
      </w:r>
      <w:r w:rsidRPr="00D438B3">
        <w:rPr>
          <w:rFonts w:ascii="Times New Roman" w:eastAsia="宋体" w:hAnsi="Times New Roman" w:cs="Times New Roman"/>
        </w:rPr>
        <w:t>.</w:t>
      </w:r>
      <w:proofErr w:type="gramEnd"/>
      <w:r w:rsidRPr="00D438B3">
        <w:rPr>
          <w:rFonts w:ascii="Times New Roman" w:eastAsia="宋体" w:hAnsi="Times New Roman" w:cs="Times New Roman"/>
        </w:rPr>
        <w:t xml:space="preserve"> Privacy is addressed through local storage, consent, export/delete, and stateless, non-persistent inference when the API is enabled; evidence is provided via screenshots, logs, and sample PDFs across four iterations.</w:t>
      </w:r>
    </w:p>
    <w:p w14:paraId="5B0C52C2" w14:textId="77777777" w:rsidR="00103F05" w:rsidRPr="00103F05" w:rsidRDefault="00103F05" w:rsidP="00103F05">
      <w:pPr>
        <w:rPr>
          <w:rFonts w:eastAsiaTheme="minorEastAsia" w:hint="eastAsia"/>
        </w:rPr>
      </w:pPr>
    </w:p>
    <w:p w14:paraId="63259E55" w14:textId="77777777" w:rsidR="00E43F51" w:rsidRPr="00CB52F0" w:rsidRDefault="00E43F51" w:rsidP="00E43F51">
      <w:pPr>
        <w:widowControl/>
      </w:pPr>
      <w:r>
        <w:rPr>
          <w:rFonts w:hint="eastAsia"/>
        </w:rPr>
        <w:br w:type="page"/>
      </w:r>
    </w:p>
    <w:sdt>
      <w:sdtPr>
        <w:rPr>
          <w:rFonts w:asciiTheme="minorHAnsi" w:eastAsia="Times New Roman" w:hAnsiTheme="minorHAnsi" w:cstheme="minorBidi"/>
          <w:color w:val="auto"/>
          <w:kern w:val="2"/>
          <w:sz w:val="24"/>
          <w:szCs w:val="24"/>
          <w:lang w:val="zh-CN"/>
          <w14:ligatures w14:val="standardContextual"/>
        </w:rPr>
        <w:id w:val="-1547595878"/>
        <w:docPartObj>
          <w:docPartGallery w:val="Table of Contents"/>
          <w:docPartUnique/>
        </w:docPartObj>
      </w:sdtPr>
      <w:sdtEndPr>
        <w:rPr>
          <w:b/>
          <w:bCs/>
        </w:rPr>
      </w:sdtEndPr>
      <w:sdtContent>
        <w:p w14:paraId="1D2002C0" w14:textId="5757BCAB" w:rsidR="000A69AA" w:rsidRPr="008B17AD" w:rsidRDefault="00730054" w:rsidP="00730054">
          <w:pPr>
            <w:pStyle w:val="TOC"/>
            <w:jc w:val="center"/>
            <w:rPr>
              <w:rFonts w:ascii="Times New Roman" w:hAnsi="Times New Roman" w:cs="Times New Roman" w:hint="eastAsia"/>
              <w:rPrChange w:id="13" w:author="移淼 郝" w:date="2025-11-27T08:05:00Z" w16du:dateUtc="2025-11-27T00:05:00Z">
                <w:rPr>
                  <w:rFonts w:hint="eastAsia"/>
                </w:rPr>
              </w:rPrChange>
            </w:rPr>
          </w:pPr>
          <w:r w:rsidRPr="008B17AD">
            <w:rPr>
              <w:rFonts w:ascii="Times New Roman" w:hAnsi="Times New Roman" w:cs="Times New Roman" w:hint="eastAsia"/>
              <w:lang w:val="zh-CN"/>
              <w:rPrChange w:id="14" w:author="移淼 郝" w:date="2025-11-27T08:05:00Z" w16du:dateUtc="2025-11-27T00:05:00Z">
                <w:rPr>
                  <w:rFonts w:hint="eastAsia"/>
                  <w:lang w:val="zh-CN"/>
                </w:rPr>
              </w:rPrChange>
            </w:rPr>
            <w:t>Table of Contents</w:t>
          </w:r>
        </w:p>
        <w:p w14:paraId="545C6633" w14:textId="3AA19E3D" w:rsidR="00212BC0" w:rsidRPr="00212BC0" w:rsidRDefault="000A69AA" w:rsidP="00212BC0">
          <w:pPr>
            <w:pStyle w:val="TOC1"/>
            <w:tabs>
              <w:tab w:val="right" w:leader="dot" w:pos="8296"/>
            </w:tabs>
            <w:spacing w:line="240" w:lineRule="auto"/>
            <w:rPr>
              <w:rFonts w:ascii="Times New Roman" w:eastAsiaTheme="minorEastAsia" w:hAnsi="Times New Roman" w:cs="Times New Roman"/>
              <w:noProof/>
              <w:sz w:val="22"/>
            </w:rPr>
          </w:pPr>
          <w:r w:rsidRPr="00730054">
            <w:rPr>
              <w:rFonts w:ascii="Times New Roman" w:hAnsi="Times New Roman" w:cs="Times New Roman"/>
            </w:rPr>
            <w:fldChar w:fldCharType="begin"/>
          </w:r>
          <w:r w:rsidRPr="00730054">
            <w:rPr>
              <w:rFonts w:ascii="Times New Roman" w:hAnsi="Times New Roman" w:cs="Times New Roman"/>
            </w:rPr>
            <w:instrText xml:space="preserve"> TOC \o "1-2" \h \z \u </w:instrText>
          </w:r>
          <w:r w:rsidRPr="00730054">
            <w:rPr>
              <w:rFonts w:ascii="Times New Roman" w:hAnsi="Times New Roman" w:cs="Times New Roman"/>
            </w:rPr>
            <w:fldChar w:fldCharType="separate"/>
          </w:r>
          <w:hyperlink w:anchor="_Toc215133986" w:history="1">
            <w:r w:rsidR="00212BC0" w:rsidRPr="00212BC0">
              <w:rPr>
                <w:rStyle w:val="af2"/>
                <w:rFonts w:ascii="Times New Roman" w:hAnsi="Times New Roman" w:cs="Times New Roman"/>
                <w:noProof/>
              </w:rPr>
              <w:t>Abstract</w:t>
            </w:r>
            <w:r w:rsidR="00212BC0" w:rsidRPr="00212BC0">
              <w:rPr>
                <w:rFonts w:ascii="Times New Roman" w:hAnsi="Times New Roman" w:cs="Times New Roman"/>
                <w:noProof/>
                <w:webHidden/>
              </w:rPr>
              <w:tab/>
            </w:r>
            <w:r w:rsidR="00212BC0" w:rsidRPr="00212BC0">
              <w:rPr>
                <w:rFonts w:ascii="Times New Roman" w:hAnsi="Times New Roman" w:cs="Times New Roman"/>
                <w:noProof/>
                <w:webHidden/>
              </w:rPr>
              <w:fldChar w:fldCharType="begin"/>
            </w:r>
            <w:r w:rsidR="00212BC0" w:rsidRPr="00212BC0">
              <w:rPr>
                <w:rFonts w:ascii="Times New Roman" w:hAnsi="Times New Roman" w:cs="Times New Roman"/>
                <w:noProof/>
                <w:webHidden/>
              </w:rPr>
              <w:instrText xml:space="preserve"> PAGEREF _Toc215133986 \h </w:instrText>
            </w:r>
            <w:r w:rsidR="00212BC0" w:rsidRPr="00212BC0">
              <w:rPr>
                <w:rFonts w:ascii="Times New Roman" w:hAnsi="Times New Roman" w:cs="Times New Roman"/>
                <w:noProof/>
                <w:webHidden/>
              </w:rPr>
            </w:r>
            <w:r w:rsidR="00212BC0" w:rsidRPr="00212BC0">
              <w:rPr>
                <w:rFonts w:ascii="Times New Roman" w:hAnsi="Times New Roman" w:cs="Times New Roman"/>
                <w:noProof/>
                <w:webHidden/>
              </w:rPr>
              <w:fldChar w:fldCharType="separate"/>
            </w:r>
            <w:r w:rsidR="00212BC0" w:rsidRPr="00212BC0">
              <w:rPr>
                <w:rFonts w:ascii="Times New Roman" w:hAnsi="Times New Roman" w:cs="Times New Roman"/>
                <w:noProof/>
                <w:webHidden/>
              </w:rPr>
              <w:t>II</w:t>
            </w:r>
            <w:r w:rsidR="00212BC0" w:rsidRPr="00212BC0">
              <w:rPr>
                <w:rFonts w:ascii="Times New Roman" w:hAnsi="Times New Roman" w:cs="Times New Roman"/>
                <w:noProof/>
                <w:webHidden/>
              </w:rPr>
              <w:fldChar w:fldCharType="end"/>
            </w:r>
          </w:hyperlink>
        </w:p>
        <w:p w14:paraId="77C9A564" w14:textId="6F4C8812" w:rsidR="00212BC0" w:rsidRPr="00212BC0" w:rsidRDefault="00212BC0" w:rsidP="00212BC0">
          <w:pPr>
            <w:pStyle w:val="TOC1"/>
            <w:tabs>
              <w:tab w:val="right" w:leader="dot" w:pos="8296"/>
            </w:tabs>
            <w:spacing w:line="240" w:lineRule="auto"/>
            <w:rPr>
              <w:rFonts w:ascii="Times New Roman" w:eastAsiaTheme="minorEastAsia" w:hAnsi="Times New Roman" w:cs="Times New Roman"/>
              <w:noProof/>
              <w:sz w:val="22"/>
            </w:rPr>
          </w:pPr>
          <w:hyperlink w:anchor="_Toc215133987" w:history="1">
            <w:r w:rsidRPr="00212BC0">
              <w:rPr>
                <w:rStyle w:val="af2"/>
                <w:rFonts w:ascii="Times New Roman" w:hAnsi="Times New Roman" w:cs="Times New Roman"/>
                <w:noProof/>
              </w:rPr>
              <w:t>1.Introduction &amp; Scope</w:t>
            </w:r>
            <w:r w:rsidRPr="00212BC0">
              <w:rPr>
                <w:rFonts w:ascii="Times New Roman" w:hAnsi="Times New Roman" w:cs="Times New Roman"/>
                <w:noProof/>
                <w:webHidden/>
              </w:rPr>
              <w:tab/>
            </w:r>
            <w:r w:rsidRPr="00212BC0">
              <w:rPr>
                <w:rFonts w:ascii="Times New Roman" w:hAnsi="Times New Roman" w:cs="Times New Roman"/>
                <w:noProof/>
                <w:webHidden/>
              </w:rPr>
              <w:fldChar w:fldCharType="begin"/>
            </w:r>
            <w:r w:rsidRPr="00212BC0">
              <w:rPr>
                <w:rFonts w:ascii="Times New Roman" w:hAnsi="Times New Roman" w:cs="Times New Roman"/>
                <w:noProof/>
                <w:webHidden/>
              </w:rPr>
              <w:instrText xml:space="preserve"> PAGEREF _Toc215133987 \h </w:instrText>
            </w:r>
            <w:r w:rsidRPr="00212BC0">
              <w:rPr>
                <w:rFonts w:ascii="Times New Roman" w:hAnsi="Times New Roman" w:cs="Times New Roman"/>
                <w:noProof/>
                <w:webHidden/>
              </w:rPr>
            </w:r>
            <w:r w:rsidRPr="00212BC0">
              <w:rPr>
                <w:rFonts w:ascii="Times New Roman" w:hAnsi="Times New Roman" w:cs="Times New Roman"/>
                <w:noProof/>
                <w:webHidden/>
              </w:rPr>
              <w:fldChar w:fldCharType="separate"/>
            </w:r>
            <w:r w:rsidRPr="00212BC0">
              <w:rPr>
                <w:rFonts w:ascii="Times New Roman" w:hAnsi="Times New Roman" w:cs="Times New Roman"/>
                <w:noProof/>
                <w:webHidden/>
              </w:rPr>
              <w:t>1</w:t>
            </w:r>
            <w:r w:rsidRPr="00212BC0">
              <w:rPr>
                <w:rFonts w:ascii="Times New Roman" w:hAnsi="Times New Roman" w:cs="Times New Roman"/>
                <w:noProof/>
                <w:webHidden/>
              </w:rPr>
              <w:fldChar w:fldCharType="end"/>
            </w:r>
          </w:hyperlink>
        </w:p>
        <w:p w14:paraId="0DDAD8A1" w14:textId="1D43D9BE" w:rsidR="00212BC0" w:rsidRPr="00212BC0" w:rsidRDefault="00212BC0" w:rsidP="00212BC0">
          <w:pPr>
            <w:pStyle w:val="TOC2"/>
            <w:tabs>
              <w:tab w:val="right" w:leader="dot" w:pos="8296"/>
            </w:tabs>
            <w:spacing w:line="240" w:lineRule="auto"/>
            <w:ind w:leftChars="0" w:left="880"/>
            <w:rPr>
              <w:rFonts w:ascii="Times New Roman" w:eastAsiaTheme="minorEastAsia" w:hAnsi="Times New Roman" w:cs="Times New Roman"/>
              <w:noProof/>
              <w:sz w:val="22"/>
            </w:rPr>
          </w:pPr>
          <w:hyperlink w:anchor="_Toc215133988" w:history="1">
            <w:r w:rsidRPr="00212BC0">
              <w:rPr>
                <w:rStyle w:val="af2"/>
                <w:rFonts w:ascii="Times New Roman" w:hAnsi="Times New Roman" w:cs="Times New Roman"/>
                <w:noProof/>
              </w:rPr>
              <w:t>1.1Purpose</w:t>
            </w:r>
            <w:r w:rsidRPr="00212BC0">
              <w:rPr>
                <w:rFonts w:ascii="Times New Roman" w:hAnsi="Times New Roman" w:cs="Times New Roman"/>
                <w:noProof/>
                <w:webHidden/>
              </w:rPr>
              <w:tab/>
            </w:r>
            <w:r w:rsidRPr="00212BC0">
              <w:rPr>
                <w:rFonts w:ascii="Times New Roman" w:hAnsi="Times New Roman" w:cs="Times New Roman"/>
                <w:noProof/>
                <w:webHidden/>
              </w:rPr>
              <w:fldChar w:fldCharType="begin"/>
            </w:r>
            <w:r w:rsidRPr="00212BC0">
              <w:rPr>
                <w:rFonts w:ascii="Times New Roman" w:hAnsi="Times New Roman" w:cs="Times New Roman"/>
                <w:noProof/>
                <w:webHidden/>
              </w:rPr>
              <w:instrText xml:space="preserve"> PAGEREF _Toc215133988 \h </w:instrText>
            </w:r>
            <w:r w:rsidRPr="00212BC0">
              <w:rPr>
                <w:rFonts w:ascii="Times New Roman" w:hAnsi="Times New Roman" w:cs="Times New Roman"/>
                <w:noProof/>
                <w:webHidden/>
              </w:rPr>
            </w:r>
            <w:r w:rsidRPr="00212BC0">
              <w:rPr>
                <w:rFonts w:ascii="Times New Roman" w:hAnsi="Times New Roman" w:cs="Times New Roman"/>
                <w:noProof/>
                <w:webHidden/>
              </w:rPr>
              <w:fldChar w:fldCharType="separate"/>
            </w:r>
            <w:r w:rsidRPr="00212BC0">
              <w:rPr>
                <w:rFonts w:ascii="Times New Roman" w:hAnsi="Times New Roman" w:cs="Times New Roman"/>
                <w:noProof/>
                <w:webHidden/>
              </w:rPr>
              <w:t>1</w:t>
            </w:r>
            <w:r w:rsidRPr="00212BC0">
              <w:rPr>
                <w:rFonts w:ascii="Times New Roman" w:hAnsi="Times New Roman" w:cs="Times New Roman"/>
                <w:noProof/>
                <w:webHidden/>
              </w:rPr>
              <w:fldChar w:fldCharType="end"/>
            </w:r>
          </w:hyperlink>
        </w:p>
        <w:p w14:paraId="1FB5502A" w14:textId="0F6D6DC9" w:rsidR="00212BC0" w:rsidRPr="00212BC0" w:rsidRDefault="00212BC0" w:rsidP="00212BC0">
          <w:pPr>
            <w:pStyle w:val="TOC2"/>
            <w:tabs>
              <w:tab w:val="right" w:leader="dot" w:pos="8296"/>
            </w:tabs>
            <w:spacing w:line="240" w:lineRule="auto"/>
            <w:ind w:leftChars="0" w:left="880"/>
            <w:rPr>
              <w:rFonts w:ascii="Times New Roman" w:eastAsiaTheme="minorEastAsia" w:hAnsi="Times New Roman" w:cs="Times New Roman"/>
              <w:noProof/>
              <w:sz w:val="22"/>
            </w:rPr>
          </w:pPr>
          <w:hyperlink w:anchor="_Toc215133989" w:history="1">
            <w:r w:rsidRPr="00212BC0">
              <w:rPr>
                <w:rStyle w:val="af2"/>
                <w:rFonts w:ascii="Times New Roman" w:hAnsi="Times New Roman" w:cs="Times New Roman"/>
                <w:noProof/>
              </w:rPr>
              <w:t>1.2Product definition &amp; boundary</w:t>
            </w:r>
            <w:r w:rsidRPr="00212BC0">
              <w:rPr>
                <w:rFonts w:ascii="Times New Roman" w:hAnsi="Times New Roman" w:cs="Times New Roman"/>
                <w:noProof/>
                <w:webHidden/>
              </w:rPr>
              <w:tab/>
            </w:r>
            <w:r w:rsidRPr="00212BC0">
              <w:rPr>
                <w:rFonts w:ascii="Times New Roman" w:hAnsi="Times New Roman" w:cs="Times New Roman"/>
                <w:noProof/>
                <w:webHidden/>
              </w:rPr>
              <w:fldChar w:fldCharType="begin"/>
            </w:r>
            <w:r w:rsidRPr="00212BC0">
              <w:rPr>
                <w:rFonts w:ascii="Times New Roman" w:hAnsi="Times New Roman" w:cs="Times New Roman"/>
                <w:noProof/>
                <w:webHidden/>
              </w:rPr>
              <w:instrText xml:space="preserve"> PAGEREF _Toc215133989 \h </w:instrText>
            </w:r>
            <w:r w:rsidRPr="00212BC0">
              <w:rPr>
                <w:rFonts w:ascii="Times New Roman" w:hAnsi="Times New Roman" w:cs="Times New Roman"/>
                <w:noProof/>
                <w:webHidden/>
              </w:rPr>
            </w:r>
            <w:r w:rsidRPr="00212BC0">
              <w:rPr>
                <w:rFonts w:ascii="Times New Roman" w:hAnsi="Times New Roman" w:cs="Times New Roman"/>
                <w:noProof/>
                <w:webHidden/>
              </w:rPr>
              <w:fldChar w:fldCharType="separate"/>
            </w:r>
            <w:r w:rsidRPr="00212BC0">
              <w:rPr>
                <w:rFonts w:ascii="Times New Roman" w:hAnsi="Times New Roman" w:cs="Times New Roman"/>
                <w:noProof/>
                <w:webHidden/>
              </w:rPr>
              <w:t>1</w:t>
            </w:r>
            <w:r w:rsidRPr="00212BC0">
              <w:rPr>
                <w:rFonts w:ascii="Times New Roman" w:hAnsi="Times New Roman" w:cs="Times New Roman"/>
                <w:noProof/>
                <w:webHidden/>
              </w:rPr>
              <w:fldChar w:fldCharType="end"/>
            </w:r>
          </w:hyperlink>
        </w:p>
        <w:p w14:paraId="09D10D2A" w14:textId="0F6B8B3C" w:rsidR="00212BC0" w:rsidRPr="00212BC0" w:rsidRDefault="00212BC0" w:rsidP="00212BC0">
          <w:pPr>
            <w:pStyle w:val="TOC2"/>
            <w:tabs>
              <w:tab w:val="right" w:leader="dot" w:pos="8296"/>
            </w:tabs>
            <w:spacing w:line="240" w:lineRule="auto"/>
            <w:ind w:leftChars="0" w:left="880"/>
            <w:rPr>
              <w:rFonts w:ascii="Times New Roman" w:eastAsiaTheme="minorEastAsia" w:hAnsi="Times New Roman" w:cs="Times New Roman"/>
              <w:noProof/>
              <w:sz w:val="22"/>
            </w:rPr>
          </w:pPr>
          <w:hyperlink w:anchor="_Toc215133990" w:history="1">
            <w:r w:rsidRPr="00212BC0">
              <w:rPr>
                <w:rStyle w:val="af2"/>
                <w:rFonts w:ascii="Times New Roman" w:hAnsi="Times New Roman" w:cs="Times New Roman"/>
                <w:noProof/>
              </w:rPr>
              <w:t>1.3 System Context</w:t>
            </w:r>
            <w:r w:rsidRPr="00212BC0">
              <w:rPr>
                <w:rFonts w:ascii="Times New Roman" w:hAnsi="Times New Roman" w:cs="Times New Roman"/>
                <w:noProof/>
                <w:webHidden/>
              </w:rPr>
              <w:tab/>
            </w:r>
            <w:r w:rsidRPr="00212BC0">
              <w:rPr>
                <w:rFonts w:ascii="Times New Roman" w:hAnsi="Times New Roman" w:cs="Times New Roman"/>
                <w:noProof/>
                <w:webHidden/>
              </w:rPr>
              <w:fldChar w:fldCharType="begin"/>
            </w:r>
            <w:r w:rsidRPr="00212BC0">
              <w:rPr>
                <w:rFonts w:ascii="Times New Roman" w:hAnsi="Times New Roman" w:cs="Times New Roman"/>
                <w:noProof/>
                <w:webHidden/>
              </w:rPr>
              <w:instrText xml:space="preserve"> PAGEREF _Toc215133990 \h </w:instrText>
            </w:r>
            <w:r w:rsidRPr="00212BC0">
              <w:rPr>
                <w:rFonts w:ascii="Times New Roman" w:hAnsi="Times New Roman" w:cs="Times New Roman"/>
                <w:noProof/>
                <w:webHidden/>
              </w:rPr>
            </w:r>
            <w:r w:rsidRPr="00212BC0">
              <w:rPr>
                <w:rFonts w:ascii="Times New Roman" w:hAnsi="Times New Roman" w:cs="Times New Roman"/>
                <w:noProof/>
                <w:webHidden/>
              </w:rPr>
              <w:fldChar w:fldCharType="separate"/>
            </w:r>
            <w:r w:rsidRPr="00212BC0">
              <w:rPr>
                <w:rFonts w:ascii="Times New Roman" w:hAnsi="Times New Roman" w:cs="Times New Roman"/>
                <w:noProof/>
                <w:webHidden/>
              </w:rPr>
              <w:t>2</w:t>
            </w:r>
            <w:r w:rsidRPr="00212BC0">
              <w:rPr>
                <w:rFonts w:ascii="Times New Roman" w:hAnsi="Times New Roman" w:cs="Times New Roman"/>
                <w:noProof/>
                <w:webHidden/>
              </w:rPr>
              <w:fldChar w:fldCharType="end"/>
            </w:r>
          </w:hyperlink>
        </w:p>
        <w:p w14:paraId="33F2B6B0" w14:textId="5EA4523D" w:rsidR="00212BC0" w:rsidRPr="00212BC0" w:rsidRDefault="00212BC0" w:rsidP="00212BC0">
          <w:pPr>
            <w:pStyle w:val="TOC1"/>
            <w:tabs>
              <w:tab w:val="right" w:leader="dot" w:pos="8296"/>
            </w:tabs>
            <w:spacing w:line="240" w:lineRule="auto"/>
            <w:rPr>
              <w:rFonts w:ascii="Times New Roman" w:eastAsiaTheme="minorEastAsia" w:hAnsi="Times New Roman" w:cs="Times New Roman"/>
              <w:noProof/>
              <w:sz w:val="22"/>
            </w:rPr>
          </w:pPr>
          <w:hyperlink w:anchor="_Toc215133991" w:history="1">
            <w:r w:rsidRPr="00212BC0">
              <w:rPr>
                <w:rStyle w:val="af2"/>
                <w:rFonts w:ascii="Times New Roman" w:hAnsi="Times New Roman" w:cs="Times New Roman"/>
                <w:noProof/>
              </w:rPr>
              <w:t>2.Actors &amp; Context</w:t>
            </w:r>
            <w:r w:rsidRPr="00212BC0">
              <w:rPr>
                <w:rFonts w:ascii="Times New Roman" w:hAnsi="Times New Roman" w:cs="Times New Roman"/>
                <w:noProof/>
                <w:webHidden/>
              </w:rPr>
              <w:tab/>
            </w:r>
            <w:r w:rsidRPr="00212BC0">
              <w:rPr>
                <w:rFonts w:ascii="Times New Roman" w:hAnsi="Times New Roman" w:cs="Times New Roman"/>
                <w:noProof/>
                <w:webHidden/>
              </w:rPr>
              <w:fldChar w:fldCharType="begin"/>
            </w:r>
            <w:r w:rsidRPr="00212BC0">
              <w:rPr>
                <w:rFonts w:ascii="Times New Roman" w:hAnsi="Times New Roman" w:cs="Times New Roman"/>
                <w:noProof/>
                <w:webHidden/>
              </w:rPr>
              <w:instrText xml:space="preserve"> PAGEREF _Toc215133991 \h </w:instrText>
            </w:r>
            <w:r w:rsidRPr="00212BC0">
              <w:rPr>
                <w:rFonts w:ascii="Times New Roman" w:hAnsi="Times New Roman" w:cs="Times New Roman"/>
                <w:noProof/>
                <w:webHidden/>
              </w:rPr>
            </w:r>
            <w:r w:rsidRPr="00212BC0">
              <w:rPr>
                <w:rFonts w:ascii="Times New Roman" w:hAnsi="Times New Roman" w:cs="Times New Roman"/>
                <w:noProof/>
                <w:webHidden/>
              </w:rPr>
              <w:fldChar w:fldCharType="separate"/>
            </w:r>
            <w:r w:rsidRPr="00212BC0">
              <w:rPr>
                <w:rFonts w:ascii="Times New Roman" w:hAnsi="Times New Roman" w:cs="Times New Roman"/>
                <w:noProof/>
                <w:webHidden/>
              </w:rPr>
              <w:t>3</w:t>
            </w:r>
            <w:r w:rsidRPr="00212BC0">
              <w:rPr>
                <w:rFonts w:ascii="Times New Roman" w:hAnsi="Times New Roman" w:cs="Times New Roman"/>
                <w:noProof/>
                <w:webHidden/>
              </w:rPr>
              <w:fldChar w:fldCharType="end"/>
            </w:r>
          </w:hyperlink>
        </w:p>
        <w:p w14:paraId="01573AC9" w14:textId="08657EF6" w:rsidR="00212BC0" w:rsidRPr="00212BC0" w:rsidRDefault="00212BC0" w:rsidP="00212BC0">
          <w:pPr>
            <w:pStyle w:val="TOC2"/>
            <w:tabs>
              <w:tab w:val="right" w:leader="dot" w:pos="8296"/>
            </w:tabs>
            <w:spacing w:line="240" w:lineRule="auto"/>
            <w:ind w:leftChars="0" w:left="880"/>
            <w:rPr>
              <w:rFonts w:ascii="Times New Roman" w:eastAsiaTheme="minorEastAsia" w:hAnsi="Times New Roman" w:cs="Times New Roman"/>
              <w:noProof/>
              <w:sz w:val="22"/>
            </w:rPr>
          </w:pPr>
          <w:hyperlink w:anchor="_Toc215133992" w:history="1">
            <w:r w:rsidRPr="00212BC0">
              <w:rPr>
                <w:rStyle w:val="af2"/>
                <w:rFonts w:ascii="Times New Roman" w:hAnsi="Times New Roman" w:cs="Times New Roman"/>
                <w:noProof/>
              </w:rPr>
              <w:t>2.1Actors &amp; Roles</w:t>
            </w:r>
            <w:r w:rsidRPr="00212BC0">
              <w:rPr>
                <w:rFonts w:ascii="Times New Roman" w:hAnsi="Times New Roman" w:cs="Times New Roman"/>
                <w:noProof/>
                <w:webHidden/>
              </w:rPr>
              <w:tab/>
            </w:r>
            <w:r w:rsidRPr="00212BC0">
              <w:rPr>
                <w:rFonts w:ascii="Times New Roman" w:hAnsi="Times New Roman" w:cs="Times New Roman"/>
                <w:noProof/>
                <w:webHidden/>
              </w:rPr>
              <w:fldChar w:fldCharType="begin"/>
            </w:r>
            <w:r w:rsidRPr="00212BC0">
              <w:rPr>
                <w:rFonts w:ascii="Times New Roman" w:hAnsi="Times New Roman" w:cs="Times New Roman"/>
                <w:noProof/>
                <w:webHidden/>
              </w:rPr>
              <w:instrText xml:space="preserve"> PAGEREF _Toc215133992 \h </w:instrText>
            </w:r>
            <w:r w:rsidRPr="00212BC0">
              <w:rPr>
                <w:rFonts w:ascii="Times New Roman" w:hAnsi="Times New Roman" w:cs="Times New Roman"/>
                <w:noProof/>
                <w:webHidden/>
              </w:rPr>
            </w:r>
            <w:r w:rsidRPr="00212BC0">
              <w:rPr>
                <w:rFonts w:ascii="Times New Roman" w:hAnsi="Times New Roman" w:cs="Times New Roman"/>
                <w:noProof/>
                <w:webHidden/>
              </w:rPr>
              <w:fldChar w:fldCharType="separate"/>
            </w:r>
            <w:r w:rsidRPr="00212BC0">
              <w:rPr>
                <w:rFonts w:ascii="Times New Roman" w:hAnsi="Times New Roman" w:cs="Times New Roman"/>
                <w:noProof/>
                <w:webHidden/>
              </w:rPr>
              <w:t>3</w:t>
            </w:r>
            <w:r w:rsidRPr="00212BC0">
              <w:rPr>
                <w:rFonts w:ascii="Times New Roman" w:hAnsi="Times New Roman" w:cs="Times New Roman"/>
                <w:noProof/>
                <w:webHidden/>
              </w:rPr>
              <w:fldChar w:fldCharType="end"/>
            </w:r>
          </w:hyperlink>
        </w:p>
        <w:p w14:paraId="0A76D104" w14:textId="60865FA8" w:rsidR="00212BC0" w:rsidRPr="00212BC0" w:rsidRDefault="00212BC0" w:rsidP="00212BC0">
          <w:pPr>
            <w:pStyle w:val="TOC2"/>
            <w:tabs>
              <w:tab w:val="right" w:leader="dot" w:pos="8296"/>
            </w:tabs>
            <w:spacing w:line="240" w:lineRule="auto"/>
            <w:ind w:leftChars="0" w:left="880"/>
            <w:rPr>
              <w:rFonts w:ascii="Times New Roman" w:eastAsiaTheme="minorEastAsia" w:hAnsi="Times New Roman" w:cs="Times New Roman"/>
              <w:noProof/>
              <w:sz w:val="22"/>
            </w:rPr>
          </w:pPr>
          <w:hyperlink w:anchor="_Toc215133993" w:history="1">
            <w:r w:rsidRPr="00212BC0">
              <w:rPr>
                <w:rStyle w:val="af2"/>
                <w:rFonts w:ascii="Times New Roman" w:hAnsi="Times New Roman" w:cs="Times New Roman"/>
                <w:noProof/>
              </w:rPr>
              <w:t>2.2Context</w:t>
            </w:r>
            <w:r w:rsidRPr="00212BC0">
              <w:rPr>
                <w:rFonts w:ascii="Times New Roman" w:hAnsi="Times New Roman" w:cs="Times New Roman"/>
                <w:noProof/>
                <w:webHidden/>
              </w:rPr>
              <w:tab/>
            </w:r>
            <w:r w:rsidRPr="00212BC0">
              <w:rPr>
                <w:rFonts w:ascii="Times New Roman" w:hAnsi="Times New Roman" w:cs="Times New Roman"/>
                <w:noProof/>
                <w:webHidden/>
              </w:rPr>
              <w:fldChar w:fldCharType="begin"/>
            </w:r>
            <w:r w:rsidRPr="00212BC0">
              <w:rPr>
                <w:rFonts w:ascii="Times New Roman" w:hAnsi="Times New Roman" w:cs="Times New Roman"/>
                <w:noProof/>
                <w:webHidden/>
              </w:rPr>
              <w:instrText xml:space="preserve"> PAGEREF _Toc215133993 \h </w:instrText>
            </w:r>
            <w:r w:rsidRPr="00212BC0">
              <w:rPr>
                <w:rFonts w:ascii="Times New Roman" w:hAnsi="Times New Roman" w:cs="Times New Roman"/>
                <w:noProof/>
                <w:webHidden/>
              </w:rPr>
            </w:r>
            <w:r w:rsidRPr="00212BC0">
              <w:rPr>
                <w:rFonts w:ascii="Times New Roman" w:hAnsi="Times New Roman" w:cs="Times New Roman"/>
                <w:noProof/>
                <w:webHidden/>
              </w:rPr>
              <w:fldChar w:fldCharType="separate"/>
            </w:r>
            <w:r w:rsidRPr="00212BC0">
              <w:rPr>
                <w:rFonts w:ascii="Times New Roman" w:hAnsi="Times New Roman" w:cs="Times New Roman"/>
                <w:noProof/>
                <w:webHidden/>
              </w:rPr>
              <w:t>3</w:t>
            </w:r>
            <w:r w:rsidRPr="00212BC0">
              <w:rPr>
                <w:rFonts w:ascii="Times New Roman" w:hAnsi="Times New Roman" w:cs="Times New Roman"/>
                <w:noProof/>
                <w:webHidden/>
              </w:rPr>
              <w:fldChar w:fldCharType="end"/>
            </w:r>
          </w:hyperlink>
        </w:p>
        <w:p w14:paraId="0B3D4F70" w14:textId="7B46C487" w:rsidR="00212BC0" w:rsidRPr="00212BC0" w:rsidRDefault="00212BC0" w:rsidP="00212BC0">
          <w:pPr>
            <w:pStyle w:val="TOC1"/>
            <w:tabs>
              <w:tab w:val="right" w:leader="dot" w:pos="8296"/>
            </w:tabs>
            <w:spacing w:line="240" w:lineRule="auto"/>
            <w:rPr>
              <w:rFonts w:ascii="Times New Roman" w:eastAsiaTheme="minorEastAsia" w:hAnsi="Times New Roman" w:cs="Times New Roman"/>
              <w:noProof/>
              <w:sz w:val="22"/>
            </w:rPr>
          </w:pPr>
          <w:hyperlink w:anchor="_Toc215133994" w:history="1">
            <w:r w:rsidRPr="00212BC0">
              <w:rPr>
                <w:rStyle w:val="af2"/>
                <w:rFonts w:ascii="Times New Roman" w:hAnsi="Times New Roman" w:cs="Times New Roman"/>
                <w:noProof/>
              </w:rPr>
              <w:t>3.Functional Requirements</w:t>
            </w:r>
            <w:r w:rsidRPr="00212BC0">
              <w:rPr>
                <w:rFonts w:ascii="Times New Roman" w:hAnsi="Times New Roman" w:cs="Times New Roman"/>
                <w:noProof/>
                <w:webHidden/>
              </w:rPr>
              <w:tab/>
            </w:r>
            <w:r w:rsidRPr="00212BC0">
              <w:rPr>
                <w:rFonts w:ascii="Times New Roman" w:hAnsi="Times New Roman" w:cs="Times New Roman"/>
                <w:noProof/>
                <w:webHidden/>
              </w:rPr>
              <w:fldChar w:fldCharType="begin"/>
            </w:r>
            <w:r w:rsidRPr="00212BC0">
              <w:rPr>
                <w:rFonts w:ascii="Times New Roman" w:hAnsi="Times New Roman" w:cs="Times New Roman"/>
                <w:noProof/>
                <w:webHidden/>
              </w:rPr>
              <w:instrText xml:space="preserve"> PAGEREF _Toc215133994 \h </w:instrText>
            </w:r>
            <w:r w:rsidRPr="00212BC0">
              <w:rPr>
                <w:rFonts w:ascii="Times New Roman" w:hAnsi="Times New Roman" w:cs="Times New Roman"/>
                <w:noProof/>
                <w:webHidden/>
              </w:rPr>
            </w:r>
            <w:r w:rsidRPr="00212BC0">
              <w:rPr>
                <w:rFonts w:ascii="Times New Roman" w:hAnsi="Times New Roman" w:cs="Times New Roman"/>
                <w:noProof/>
                <w:webHidden/>
              </w:rPr>
              <w:fldChar w:fldCharType="separate"/>
            </w:r>
            <w:r w:rsidRPr="00212BC0">
              <w:rPr>
                <w:rFonts w:ascii="Times New Roman" w:hAnsi="Times New Roman" w:cs="Times New Roman"/>
                <w:noProof/>
                <w:webHidden/>
              </w:rPr>
              <w:t>4</w:t>
            </w:r>
            <w:r w:rsidRPr="00212BC0">
              <w:rPr>
                <w:rFonts w:ascii="Times New Roman" w:hAnsi="Times New Roman" w:cs="Times New Roman"/>
                <w:noProof/>
                <w:webHidden/>
              </w:rPr>
              <w:fldChar w:fldCharType="end"/>
            </w:r>
          </w:hyperlink>
        </w:p>
        <w:p w14:paraId="4A1D3784" w14:textId="26744092" w:rsidR="00212BC0" w:rsidRPr="00212BC0" w:rsidRDefault="00212BC0" w:rsidP="00212BC0">
          <w:pPr>
            <w:pStyle w:val="TOC2"/>
            <w:tabs>
              <w:tab w:val="right" w:leader="dot" w:pos="8296"/>
            </w:tabs>
            <w:spacing w:line="240" w:lineRule="auto"/>
            <w:ind w:leftChars="0" w:left="880"/>
            <w:rPr>
              <w:rFonts w:ascii="Times New Roman" w:eastAsiaTheme="minorEastAsia" w:hAnsi="Times New Roman" w:cs="Times New Roman"/>
              <w:noProof/>
              <w:sz w:val="22"/>
            </w:rPr>
          </w:pPr>
          <w:hyperlink w:anchor="_Toc215133995" w:history="1">
            <w:r w:rsidRPr="00212BC0">
              <w:rPr>
                <w:rStyle w:val="af2"/>
                <w:rFonts w:ascii="Times New Roman" w:hAnsi="Times New Roman" w:cs="Times New Roman"/>
                <w:noProof/>
              </w:rPr>
              <w:t>3.1Functionality Scope &amp; Precedent</w:t>
            </w:r>
            <w:r w:rsidRPr="00212BC0">
              <w:rPr>
                <w:rFonts w:ascii="Times New Roman" w:hAnsi="Times New Roman" w:cs="Times New Roman"/>
                <w:noProof/>
                <w:webHidden/>
              </w:rPr>
              <w:tab/>
            </w:r>
            <w:r w:rsidRPr="00212BC0">
              <w:rPr>
                <w:rFonts w:ascii="Times New Roman" w:hAnsi="Times New Roman" w:cs="Times New Roman"/>
                <w:noProof/>
                <w:webHidden/>
              </w:rPr>
              <w:fldChar w:fldCharType="begin"/>
            </w:r>
            <w:r w:rsidRPr="00212BC0">
              <w:rPr>
                <w:rFonts w:ascii="Times New Roman" w:hAnsi="Times New Roman" w:cs="Times New Roman"/>
                <w:noProof/>
                <w:webHidden/>
              </w:rPr>
              <w:instrText xml:space="preserve"> PAGEREF _Toc215133995 \h </w:instrText>
            </w:r>
            <w:r w:rsidRPr="00212BC0">
              <w:rPr>
                <w:rFonts w:ascii="Times New Roman" w:hAnsi="Times New Roman" w:cs="Times New Roman"/>
                <w:noProof/>
                <w:webHidden/>
              </w:rPr>
            </w:r>
            <w:r w:rsidRPr="00212BC0">
              <w:rPr>
                <w:rFonts w:ascii="Times New Roman" w:hAnsi="Times New Roman" w:cs="Times New Roman"/>
                <w:noProof/>
                <w:webHidden/>
              </w:rPr>
              <w:fldChar w:fldCharType="separate"/>
            </w:r>
            <w:r w:rsidRPr="00212BC0">
              <w:rPr>
                <w:rFonts w:ascii="Times New Roman" w:hAnsi="Times New Roman" w:cs="Times New Roman"/>
                <w:noProof/>
                <w:webHidden/>
              </w:rPr>
              <w:t>4</w:t>
            </w:r>
            <w:r w:rsidRPr="00212BC0">
              <w:rPr>
                <w:rFonts w:ascii="Times New Roman" w:hAnsi="Times New Roman" w:cs="Times New Roman"/>
                <w:noProof/>
                <w:webHidden/>
              </w:rPr>
              <w:fldChar w:fldCharType="end"/>
            </w:r>
          </w:hyperlink>
        </w:p>
        <w:p w14:paraId="5DE7B182" w14:textId="61FA0667" w:rsidR="00212BC0" w:rsidRPr="00212BC0" w:rsidRDefault="00212BC0" w:rsidP="00212BC0">
          <w:pPr>
            <w:pStyle w:val="TOC2"/>
            <w:tabs>
              <w:tab w:val="right" w:leader="dot" w:pos="8296"/>
            </w:tabs>
            <w:spacing w:line="240" w:lineRule="auto"/>
            <w:ind w:leftChars="0" w:left="880"/>
            <w:rPr>
              <w:rFonts w:ascii="Times New Roman" w:eastAsiaTheme="minorEastAsia" w:hAnsi="Times New Roman" w:cs="Times New Roman"/>
              <w:noProof/>
              <w:sz w:val="22"/>
            </w:rPr>
          </w:pPr>
          <w:hyperlink w:anchor="_Toc215133996" w:history="1">
            <w:r w:rsidRPr="00212BC0">
              <w:rPr>
                <w:rStyle w:val="af2"/>
                <w:rFonts w:ascii="Times New Roman" w:hAnsi="Times New Roman" w:cs="Times New Roman"/>
                <w:noProof/>
              </w:rPr>
              <w:t>3.2Two “Exemplar” Functional Requirements</w:t>
            </w:r>
            <w:r w:rsidRPr="00212BC0">
              <w:rPr>
                <w:rFonts w:ascii="Times New Roman" w:hAnsi="Times New Roman" w:cs="Times New Roman"/>
                <w:noProof/>
                <w:webHidden/>
              </w:rPr>
              <w:tab/>
            </w:r>
            <w:r w:rsidRPr="00212BC0">
              <w:rPr>
                <w:rFonts w:ascii="Times New Roman" w:hAnsi="Times New Roman" w:cs="Times New Roman"/>
                <w:noProof/>
                <w:webHidden/>
              </w:rPr>
              <w:fldChar w:fldCharType="begin"/>
            </w:r>
            <w:r w:rsidRPr="00212BC0">
              <w:rPr>
                <w:rFonts w:ascii="Times New Roman" w:hAnsi="Times New Roman" w:cs="Times New Roman"/>
                <w:noProof/>
                <w:webHidden/>
              </w:rPr>
              <w:instrText xml:space="preserve"> PAGEREF _Toc215133996 \h </w:instrText>
            </w:r>
            <w:r w:rsidRPr="00212BC0">
              <w:rPr>
                <w:rFonts w:ascii="Times New Roman" w:hAnsi="Times New Roman" w:cs="Times New Roman"/>
                <w:noProof/>
                <w:webHidden/>
              </w:rPr>
            </w:r>
            <w:r w:rsidRPr="00212BC0">
              <w:rPr>
                <w:rFonts w:ascii="Times New Roman" w:hAnsi="Times New Roman" w:cs="Times New Roman"/>
                <w:noProof/>
                <w:webHidden/>
              </w:rPr>
              <w:fldChar w:fldCharType="separate"/>
            </w:r>
            <w:r w:rsidRPr="00212BC0">
              <w:rPr>
                <w:rFonts w:ascii="Times New Roman" w:hAnsi="Times New Roman" w:cs="Times New Roman"/>
                <w:noProof/>
                <w:webHidden/>
              </w:rPr>
              <w:t>5</w:t>
            </w:r>
            <w:r w:rsidRPr="00212BC0">
              <w:rPr>
                <w:rFonts w:ascii="Times New Roman" w:hAnsi="Times New Roman" w:cs="Times New Roman"/>
                <w:noProof/>
                <w:webHidden/>
              </w:rPr>
              <w:fldChar w:fldCharType="end"/>
            </w:r>
          </w:hyperlink>
        </w:p>
        <w:p w14:paraId="1C91B5A0" w14:textId="259F48C3" w:rsidR="00212BC0" w:rsidRPr="00212BC0" w:rsidRDefault="00212BC0" w:rsidP="00212BC0">
          <w:pPr>
            <w:pStyle w:val="TOC2"/>
            <w:tabs>
              <w:tab w:val="right" w:leader="dot" w:pos="8296"/>
            </w:tabs>
            <w:spacing w:line="240" w:lineRule="auto"/>
            <w:ind w:leftChars="0" w:left="880"/>
            <w:rPr>
              <w:rFonts w:ascii="Times New Roman" w:eastAsiaTheme="minorEastAsia" w:hAnsi="Times New Roman" w:cs="Times New Roman"/>
              <w:noProof/>
              <w:sz w:val="22"/>
            </w:rPr>
          </w:pPr>
          <w:hyperlink w:anchor="_Toc215133997" w:history="1">
            <w:r w:rsidRPr="00212BC0">
              <w:rPr>
                <w:rStyle w:val="af2"/>
                <w:rFonts w:ascii="Times New Roman" w:hAnsi="Times New Roman" w:cs="Times New Roman"/>
                <w:noProof/>
              </w:rPr>
              <w:t>3.3The rest Functional Requirements</w:t>
            </w:r>
            <w:r w:rsidRPr="00212BC0">
              <w:rPr>
                <w:rFonts w:ascii="Times New Roman" w:hAnsi="Times New Roman" w:cs="Times New Roman"/>
                <w:noProof/>
                <w:webHidden/>
              </w:rPr>
              <w:tab/>
            </w:r>
            <w:r w:rsidRPr="00212BC0">
              <w:rPr>
                <w:rFonts w:ascii="Times New Roman" w:hAnsi="Times New Roman" w:cs="Times New Roman"/>
                <w:noProof/>
                <w:webHidden/>
              </w:rPr>
              <w:fldChar w:fldCharType="begin"/>
            </w:r>
            <w:r w:rsidRPr="00212BC0">
              <w:rPr>
                <w:rFonts w:ascii="Times New Roman" w:hAnsi="Times New Roman" w:cs="Times New Roman"/>
                <w:noProof/>
                <w:webHidden/>
              </w:rPr>
              <w:instrText xml:space="preserve"> PAGEREF _Toc215133997 \h </w:instrText>
            </w:r>
            <w:r w:rsidRPr="00212BC0">
              <w:rPr>
                <w:rFonts w:ascii="Times New Roman" w:hAnsi="Times New Roman" w:cs="Times New Roman"/>
                <w:noProof/>
                <w:webHidden/>
              </w:rPr>
            </w:r>
            <w:r w:rsidRPr="00212BC0">
              <w:rPr>
                <w:rFonts w:ascii="Times New Roman" w:hAnsi="Times New Roman" w:cs="Times New Roman"/>
                <w:noProof/>
                <w:webHidden/>
              </w:rPr>
              <w:fldChar w:fldCharType="separate"/>
            </w:r>
            <w:r w:rsidRPr="00212BC0">
              <w:rPr>
                <w:rFonts w:ascii="Times New Roman" w:hAnsi="Times New Roman" w:cs="Times New Roman"/>
                <w:noProof/>
                <w:webHidden/>
              </w:rPr>
              <w:t>7</w:t>
            </w:r>
            <w:r w:rsidRPr="00212BC0">
              <w:rPr>
                <w:rFonts w:ascii="Times New Roman" w:hAnsi="Times New Roman" w:cs="Times New Roman"/>
                <w:noProof/>
                <w:webHidden/>
              </w:rPr>
              <w:fldChar w:fldCharType="end"/>
            </w:r>
          </w:hyperlink>
        </w:p>
        <w:p w14:paraId="1CF17619" w14:textId="0F143C43" w:rsidR="00212BC0" w:rsidRPr="00212BC0" w:rsidRDefault="00212BC0" w:rsidP="00212BC0">
          <w:pPr>
            <w:pStyle w:val="TOC1"/>
            <w:tabs>
              <w:tab w:val="right" w:leader="dot" w:pos="8296"/>
            </w:tabs>
            <w:spacing w:line="240" w:lineRule="auto"/>
            <w:rPr>
              <w:rFonts w:ascii="Times New Roman" w:eastAsiaTheme="minorEastAsia" w:hAnsi="Times New Roman" w:cs="Times New Roman"/>
              <w:noProof/>
              <w:sz w:val="22"/>
            </w:rPr>
          </w:pPr>
          <w:hyperlink w:anchor="_Toc215133998" w:history="1">
            <w:r w:rsidRPr="00212BC0">
              <w:rPr>
                <w:rStyle w:val="af2"/>
                <w:rFonts w:ascii="Times New Roman" w:hAnsi="Times New Roman" w:cs="Times New Roman"/>
                <w:noProof/>
              </w:rPr>
              <w:t>4.Data &amp; Interfaces</w:t>
            </w:r>
            <w:r w:rsidRPr="00212BC0">
              <w:rPr>
                <w:rFonts w:ascii="Times New Roman" w:hAnsi="Times New Roman" w:cs="Times New Roman"/>
                <w:noProof/>
                <w:webHidden/>
              </w:rPr>
              <w:tab/>
            </w:r>
            <w:r w:rsidRPr="00212BC0">
              <w:rPr>
                <w:rFonts w:ascii="Times New Roman" w:hAnsi="Times New Roman" w:cs="Times New Roman"/>
                <w:noProof/>
                <w:webHidden/>
              </w:rPr>
              <w:fldChar w:fldCharType="begin"/>
            </w:r>
            <w:r w:rsidRPr="00212BC0">
              <w:rPr>
                <w:rFonts w:ascii="Times New Roman" w:hAnsi="Times New Roman" w:cs="Times New Roman"/>
                <w:noProof/>
                <w:webHidden/>
              </w:rPr>
              <w:instrText xml:space="preserve"> PAGEREF _Toc215133998 \h </w:instrText>
            </w:r>
            <w:r w:rsidRPr="00212BC0">
              <w:rPr>
                <w:rFonts w:ascii="Times New Roman" w:hAnsi="Times New Roman" w:cs="Times New Roman"/>
                <w:noProof/>
                <w:webHidden/>
              </w:rPr>
            </w:r>
            <w:r w:rsidRPr="00212BC0">
              <w:rPr>
                <w:rFonts w:ascii="Times New Roman" w:hAnsi="Times New Roman" w:cs="Times New Roman"/>
                <w:noProof/>
                <w:webHidden/>
              </w:rPr>
              <w:fldChar w:fldCharType="separate"/>
            </w:r>
            <w:r w:rsidRPr="00212BC0">
              <w:rPr>
                <w:rFonts w:ascii="Times New Roman" w:hAnsi="Times New Roman" w:cs="Times New Roman"/>
                <w:noProof/>
                <w:webHidden/>
              </w:rPr>
              <w:t>8</w:t>
            </w:r>
            <w:r w:rsidRPr="00212BC0">
              <w:rPr>
                <w:rFonts w:ascii="Times New Roman" w:hAnsi="Times New Roman" w:cs="Times New Roman"/>
                <w:noProof/>
                <w:webHidden/>
              </w:rPr>
              <w:fldChar w:fldCharType="end"/>
            </w:r>
          </w:hyperlink>
        </w:p>
        <w:p w14:paraId="764C4EAE" w14:textId="5DDCC666" w:rsidR="00212BC0" w:rsidRPr="00212BC0" w:rsidRDefault="00212BC0" w:rsidP="00212BC0">
          <w:pPr>
            <w:pStyle w:val="TOC2"/>
            <w:tabs>
              <w:tab w:val="right" w:leader="dot" w:pos="8296"/>
            </w:tabs>
            <w:spacing w:line="240" w:lineRule="auto"/>
            <w:ind w:leftChars="0" w:left="880"/>
            <w:rPr>
              <w:rFonts w:ascii="Times New Roman" w:eastAsiaTheme="minorEastAsia" w:hAnsi="Times New Roman" w:cs="Times New Roman"/>
              <w:noProof/>
              <w:sz w:val="22"/>
            </w:rPr>
          </w:pPr>
          <w:hyperlink w:anchor="_Toc215133999" w:history="1">
            <w:r w:rsidRPr="00212BC0">
              <w:rPr>
                <w:rStyle w:val="af2"/>
                <w:rFonts w:ascii="Times New Roman" w:hAnsi="Times New Roman" w:cs="Times New Roman"/>
                <w:noProof/>
              </w:rPr>
              <w:t>4.1Data Fields (Inputs &amp; Derived/Outputs)</w:t>
            </w:r>
            <w:r w:rsidRPr="00212BC0">
              <w:rPr>
                <w:rFonts w:ascii="Times New Roman" w:hAnsi="Times New Roman" w:cs="Times New Roman"/>
                <w:noProof/>
                <w:webHidden/>
              </w:rPr>
              <w:tab/>
            </w:r>
            <w:r w:rsidRPr="00212BC0">
              <w:rPr>
                <w:rFonts w:ascii="Times New Roman" w:hAnsi="Times New Roman" w:cs="Times New Roman"/>
                <w:noProof/>
                <w:webHidden/>
              </w:rPr>
              <w:fldChar w:fldCharType="begin"/>
            </w:r>
            <w:r w:rsidRPr="00212BC0">
              <w:rPr>
                <w:rFonts w:ascii="Times New Roman" w:hAnsi="Times New Roman" w:cs="Times New Roman"/>
                <w:noProof/>
                <w:webHidden/>
              </w:rPr>
              <w:instrText xml:space="preserve"> PAGEREF _Toc215133999 \h </w:instrText>
            </w:r>
            <w:r w:rsidRPr="00212BC0">
              <w:rPr>
                <w:rFonts w:ascii="Times New Roman" w:hAnsi="Times New Roman" w:cs="Times New Roman"/>
                <w:noProof/>
                <w:webHidden/>
              </w:rPr>
            </w:r>
            <w:r w:rsidRPr="00212BC0">
              <w:rPr>
                <w:rFonts w:ascii="Times New Roman" w:hAnsi="Times New Roman" w:cs="Times New Roman"/>
                <w:noProof/>
                <w:webHidden/>
              </w:rPr>
              <w:fldChar w:fldCharType="separate"/>
            </w:r>
            <w:r w:rsidRPr="00212BC0">
              <w:rPr>
                <w:rFonts w:ascii="Times New Roman" w:hAnsi="Times New Roman" w:cs="Times New Roman"/>
                <w:noProof/>
                <w:webHidden/>
              </w:rPr>
              <w:t>8</w:t>
            </w:r>
            <w:r w:rsidRPr="00212BC0">
              <w:rPr>
                <w:rFonts w:ascii="Times New Roman" w:hAnsi="Times New Roman" w:cs="Times New Roman"/>
                <w:noProof/>
                <w:webHidden/>
              </w:rPr>
              <w:fldChar w:fldCharType="end"/>
            </w:r>
          </w:hyperlink>
        </w:p>
        <w:p w14:paraId="687372DA" w14:textId="0CE78822" w:rsidR="00212BC0" w:rsidRPr="00212BC0" w:rsidRDefault="00212BC0" w:rsidP="00212BC0">
          <w:pPr>
            <w:pStyle w:val="TOC2"/>
            <w:tabs>
              <w:tab w:val="right" w:leader="dot" w:pos="8296"/>
            </w:tabs>
            <w:spacing w:line="240" w:lineRule="auto"/>
            <w:ind w:leftChars="0" w:left="880"/>
            <w:rPr>
              <w:rFonts w:ascii="Times New Roman" w:eastAsiaTheme="minorEastAsia" w:hAnsi="Times New Roman" w:cs="Times New Roman"/>
              <w:noProof/>
              <w:sz w:val="22"/>
            </w:rPr>
          </w:pPr>
          <w:hyperlink w:anchor="_Toc215134000" w:history="1">
            <w:r w:rsidRPr="00212BC0">
              <w:rPr>
                <w:rStyle w:val="af2"/>
                <w:rFonts w:ascii="Times New Roman" w:hAnsi="Times New Roman" w:cs="Times New Roman"/>
                <w:noProof/>
              </w:rPr>
              <w:t>4.2PDF</w:t>
            </w:r>
            <w:r w:rsidRPr="00212BC0">
              <w:rPr>
                <w:rFonts w:ascii="Times New Roman" w:hAnsi="Times New Roman" w:cs="Times New Roman"/>
                <w:noProof/>
                <w:webHidden/>
              </w:rPr>
              <w:tab/>
            </w:r>
            <w:r w:rsidRPr="00212BC0">
              <w:rPr>
                <w:rFonts w:ascii="Times New Roman" w:hAnsi="Times New Roman" w:cs="Times New Roman"/>
                <w:noProof/>
                <w:webHidden/>
              </w:rPr>
              <w:fldChar w:fldCharType="begin"/>
            </w:r>
            <w:r w:rsidRPr="00212BC0">
              <w:rPr>
                <w:rFonts w:ascii="Times New Roman" w:hAnsi="Times New Roman" w:cs="Times New Roman"/>
                <w:noProof/>
                <w:webHidden/>
              </w:rPr>
              <w:instrText xml:space="preserve"> PAGEREF _Toc215134000 \h </w:instrText>
            </w:r>
            <w:r w:rsidRPr="00212BC0">
              <w:rPr>
                <w:rFonts w:ascii="Times New Roman" w:hAnsi="Times New Roman" w:cs="Times New Roman"/>
                <w:noProof/>
                <w:webHidden/>
              </w:rPr>
            </w:r>
            <w:r w:rsidRPr="00212BC0">
              <w:rPr>
                <w:rFonts w:ascii="Times New Roman" w:hAnsi="Times New Roman" w:cs="Times New Roman"/>
                <w:noProof/>
                <w:webHidden/>
              </w:rPr>
              <w:fldChar w:fldCharType="separate"/>
            </w:r>
            <w:r w:rsidRPr="00212BC0">
              <w:rPr>
                <w:rFonts w:ascii="Times New Roman" w:hAnsi="Times New Roman" w:cs="Times New Roman"/>
                <w:noProof/>
                <w:webHidden/>
              </w:rPr>
              <w:t>9</w:t>
            </w:r>
            <w:r w:rsidRPr="00212BC0">
              <w:rPr>
                <w:rFonts w:ascii="Times New Roman" w:hAnsi="Times New Roman" w:cs="Times New Roman"/>
                <w:noProof/>
                <w:webHidden/>
              </w:rPr>
              <w:fldChar w:fldCharType="end"/>
            </w:r>
          </w:hyperlink>
        </w:p>
        <w:p w14:paraId="300A08F6" w14:textId="1E6458C7" w:rsidR="00212BC0" w:rsidRPr="00212BC0" w:rsidRDefault="00212BC0" w:rsidP="00212BC0">
          <w:pPr>
            <w:pStyle w:val="TOC2"/>
            <w:tabs>
              <w:tab w:val="right" w:leader="dot" w:pos="8296"/>
            </w:tabs>
            <w:spacing w:line="240" w:lineRule="auto"/>
            <w:ind w:leftChars="0" w:left="880"/>
            <w:rPr>
              <w:rFonts w:ascii="Times New Roman" w:eastAsiaTheme="minorEastAsia" w:hAnsi="Times New Roman" w:cs="Times New Roman"/>
              <w:noProof/>
              <w:sz w:val="22"/>
            </w:rPr>
          </w:pPr>
          <w:hyperlink w:anchor="_Toc215134001" w:history="1">
            <w:r w:rsidRPr="00212BC0">
              <w:rPr>
                <w:rStyle w:val="af2"/>
                <w:rFonts w:ascii="Times New Roman" w:hAnsi="Times New Roman" w:cs="Times New Roman"/>
                <w:noProof/>
              </w:rPr>
              <w:t>4.3API</w:t>
            </w:r>
            <w:r w:rsidRPr="00212BC0">
              <w:rPr>
                <w:rFonts w:ascii="Times New Roman" w:hAnsi="Times New Roman" w:cs="Times New Roman"/>
                <w:noProof/>
                <w:webHidden/>
              </w:rPr>
              <w:tab/>
            </w:r>
            <w:r w:rsidRPr="00212BC0">
              <w:rPr>
                <w:rFonts w:ascii="Times New Roman" w:hAnsi="Times New Roman" w:cs="Times New Roman"/>
                <w:noProof/>
                <w:webHidden/>
              </w:rPr>
              <w:fldChar w:fldCharType="begin"/>
            </w:r>
            <w:r w:rsidRPr="00212BC0">
              <w:rPr>
                <w:rFonts w:ascii="Times New Roman" w:hAnsi="Times New Roman" w:cs="Times New Roman"/>
                <w:noProof/>
                <w:webHidden/>
              </w:rPr>
              <w:instrText xml:space="preserve"> PAGEREF _Toc215134001 \h </w:instrText>
            </w:r>
            <w:r w:rsidRPr="00212BC0">
              <w:rPr>
                <w:rFonts w:ascii="Times New Roman" w:hAnsi="Times New Roman" w:cs="Times New Roman"/>
                <w:noProof/>
                <w:webHidden/>
              </w:rPr>
            </w:r>
            <w:r w:rsidRPr="00212BC0">
              <w:rPr>
                <w:rFonts w:ascii="Times New Roman" w:hAnsi="Times New Roman" w:cs="Times New Roman"/>
                <w:noProof/>
                <w:webHidden/>
              </w:rPr>
              <w:fldChar w:fldCharType="separate"/>
            </w:r>
            <w:r w:rsidRPr="00212BC0">
              <w:rPr>
                <w:rFonts w:ascii="Times New Roman" w:hAnsi="Times New Roman" w:cs="Times New Roman"/>
                <w:noProof/>
                <w:webHidden/>
              </w:rPr>
              <w:t>10</w:t>
            </w:r>
            <w:r w:rsidRPr="00212BC0">
              <w:rPr>
                <w:rFonts w:ascii="Times New Roman" w:hAnsi="Times New Roman" w:cs="Times New Roman"/>
                <w:noProof/>
                <w:webHidden/>
              </w:rPr>
              <w:fldChar w:fldCharType="end"/>
            </w:r>
          </w:hyperlink>
        </w:p>
        <w:p w14:paraId="0C069133" w14:textId="6291C672" w:rsidR="00212BC0" w:rsidRPr="00212BC0" w:rsidRDefault="00212BC0" w:rsidP="00212BC0">
          <w:pPr>
            <w:pStyle w:val="TOC2"/>
            <w:tabs>
              <w:tab w:val="right" w:leader="dot" w:pos="8296"/>
            </w:tabs>
            <w:spacing w:line="240" w:lineRule="auto"/>
            <w:ind w:leftChars="0" w:left="880"/>
            <w:rPr>
              <w:rFonts w:ascii="Times New Roman" w:eastAsiaTheme="minorEastAsia" w:hAnsi="Times New Roman" w:cs="Times New Roman"/>
              <w:noProof/>
              <w:sz w:val="22"/>
            </w:rPr>
          </w:pPr>
          <w:hyperlink w:anchor="_Toc215134002" w:history="1">
            <w:r w:rsidRPr="00212BC0">
              <w:rPr>
                <w:rStyle w:val="af2"/>
                <w:rFonts w:ascii="Times New Roman" w:hAnsi="Times New Roman" w:cs="Times New Roman"/>
                <w:noProof/>
              </w:rPr>
              <w:t>4.4CSV Import/Export</w:t>
            </w:r>
            <w:r w:rsidRPr="00212BC0">
              <w:rPr>
                <w:rFonts w:ascii="Times New Roman" w:hAnsi="Times New Roman" w:cs="Times New Roman"/>
                <w:noProof/>
                <w:webHidden/>
              </w:rPr>
              <w:tab/>
            </w:r>
            <w:r w:rsidRPr="00212BC0">
              <w:rPr>
                <w:rFonts w:ascii="Times New Roman" w:hAnsi="Times New Roman" w:cs="Times New Roman"/>
                <w:noProof/>
                <w:webHidden/>
              </w:rPr>
              <w:fldChar w:fldCharType="begin"/>
            </w:r>
            <w:r w:rsidRPr="00212BC0">
              <w:rPr>
                <w:rFonts w:ascii="Times New Roman" w:hAnsi="Times New Roman" w:cs="Times New Roman"/>
                <w:noProof/>
                <w:webHidden/>
              </w:rPr>
              <w:instrText xml:space="preserve"> PAGEREF _Toc215134002 \h </w:instrText>
            </w:r>
            <w:r w:rsidRPr="00212BC0">
              <w:rPr>
                <w:rFonts w:ascii="Times New Roman" w:hAnsi="Times New Roman" w:cs="Times New Roman"/>
                <w:noProof/>
                <w:webHidden/>
              </w:rPr>
            </w:r>
            <w:r w:rsidRPr="00212BC0">
              <w:rPr>
                <w:rFonts w:ascii="Times New Roman" w:hAnsi="Times New Roman" w:cs="Times New Roman"/>
                <w:noProof/>
                <w:webHidden/>
              </w:rPr>
              <w:fldChar w:fldCharType="separate"/>
            </w:r>
            <w:r w:rsidRPr="00212BC0">
              <w:rPr>
                <w:rFonts w:ascii="Times New Roman" w:hAnsi="Times New Roman" w:cs="Times New Roman"/>
                <w:noProof/>
                <w:webHidden/>
              </w:rPr>
              <w:t>10</w:t>
            </w:r>
            <w:r w:rsidRPr="00212BC0">
              <w:rPr>
                <w:rFonts w:ascii="Times New Roman" w:hAnsi="Times New Roman" w:cs="Times New Roman"/>
                <w:noProof/>
                <w:webHidden/>
              </w:rPr>
              <w:fldChar w:fldCharType="end"/>
            </w:r>
          </w:hyperlink>
        </w:p>
        <w:p w14:paraId="72FCFE1B" w14:textId="24E78EB8" w:rsidR="00212BC0" w:rsidRPr="00212BC0" w:rsidRDefault="00212BC0" w:rsidP="00212BC0">
          <w:pPr>
            <w:pStyle w:val="TOC1"/>
            <w:tabs>
              <w:tab w:val="right" w:leader="dot" w:pos="8296"/>
            </w:tabs>
            <w:spacing w:line="240" w:lineRule="auto"/>
            <w:rPr>
              <w:rFonts w:ascii="Times New Roman" w:eastAsiaTheme="minorEastAsia" w:hAnsi="Times New Roman" w:cs="Times New Roman"/>
              <w:noProof/>
              <w:sz w:val="22"/>
            </w:rPr>
          </w:pPr>
          <w:hyperlink w:anchor="_Toc215134003" w:history="1">
            <w:r w:rsidRPr="00212BC0">
              <w:rPr>
                <w:rStyle w:val="af2"/>
                <w:rFonts w:ascii="Times New Roman" w:hAnsi="Times New Roman" w:cs="Times New Roman"/>
                <w:noProof/>
              </w:rPr>
              <w:t>5. Project Metrics &amp; Non-Functional Requirements</w:t>
            </w:r>
            <w:r w:rsidRPr="00212BC0">
              <w:rPr>
                <w:rFonts w:ascii="Times New Roman" w:hAnsi="Times New Roman" w:cs="Times New Roman"/>
                <w:noProof/>
                <w:webHidden/>
              </w:rPr>
              <w:tab/>
            </w:r>
            <w:r w:rsidRPr="00212BC0">
              <w:rPr>
                <w:rFonts w:ascii="Times New Roman" w:hAnsi="Times New Roman" w:cs="Times New Roman"/>
                <w:noProof/>
                <w:webHidden/>
              </w:rPr>
              <w:fldChar w:fldCharType="begin"/>
            </w:r>
            <w:r w:rsidRPr="00212BC0">
              <w:rPr>
                <w:rFonts w:ascii="Times New Roman" w:hAnsi="Times New Roman" w:cs="Times New Roman"/>
                <w:noProof/>
                <w:webHidden/>
              </w:rPr>
              <w:instrText xml:space="preserve"> PAGEREF _Toc215134003 \h </w:instrText>
            </w:r>
            <w:r w:rsidRPr="00212BC0">
              <w:rPr>
                <w:rFonts w:ascii="Times New Roman" w:hAnsi="Times New Roman" w:cs="Times New Roman"/>
                <w:noProof/>
                <w:webHidden/>
              </w:rPr>
            </w:r>
            <w:r w:rsidRPr="00212BC0">
              <w:rPr>
                <w:rFonts w:ascii="Times New Roman" w:hAnsi="Times New Roman" w:cs="Times New Roman"/>
                <w:noProof/>
                <w:webHidden/>
              </w:rPr>
              <w:fldChar w:fldCharType="separate"/>
            </w:r>
            <w:r w:rsidRPr="00212BC0">
              <w:rPr>
                <w:rFonts w:ascii="Times New Roman" w:hAnsi="Times New Roman" w:cs="Times New Roman"/>
                <w:noProof/>
                <w:webHidden/>
              </w:rPr>
              <w:t>10</w:t>
            </w:r>
            <w:r w:rsidRPr="00212BC0">
              <w:rPr>
                <w:rFonts w:ascii="Times New Roman" w:hAnsi="Times New Roman" w:cs="Times New Roman"/>
                <w:noProof/>
                <w:webHidden/>
              </w:rPr>
              <w:fldChar w:fldCharType="end"/>
            </w:r>
          </w:hyperlink>
        </w:p>
        <w:p w14:paraId="6EAD54EE" w14:textId="52FC84E0" w:rsidR="00212BC0" w:rsidRPr="00212BC0" w:rsidRDefault="00212BC0" w:rsidP="00212BC0">
          <w:pPr>
            <w:pStyle w:val="TOC2"/>
            <w:tabs>
              <w:tab w:val="right" w:leader="dot" w:pos="8296"/>
            </w:tabs>
            <w:spacing w:line="240" w:lineRule="auto"/>
            <w:ind w:leftChars="0" w:left="880"/>
            <w:rPr>
              <w:rFonts w:ascii="Times New Roman" w:eastAsiaTheme="minorEastAsia" w:hAnsi="Times New Roman" w:cs="Times New Roman"/>
              <w:noProof/>
              <w:sz w:val="22"/>
            </w:rPr>
          </w:pPr>
          <w:hyperlink w:anchor="_Toc215134004" w:history="1">
            <w:r w:rsidRPr="00212BC0">
              <w:rPr>
                <w:rStyle w:val="af2"/>
                <w:rFonts w:ascii="Times New Roman" w:hAnsi="Times New Roman" w:cs="Times New Roman"/>
                <w:noProof/>
              </w:rPr>
              <w:t>5.1 Acceptance Metrics (KPIs)</w:t>
            </w:r>
            <w:r w:rsidRPr="00212BC0">
              <w:rPr>
                <w:rFonts w:ascii="Times New Roman" w:hAnsi="Times New Roman" w:cs="Times New Roman"/>
                <w:noProof/>
                <w:webHidden/>
              </w:rPr>
              <w:tab/>
            </w:r>
            <w:r w:rsidRPr="00212BC0">
              <w:rPr>
                <w:rFonts w:ascii="Times New Roman" w:hAnsi="Times New Roman" w:cs="Times New Roman"/>
                <w:noProof/>
                <w:webHidden/>
              </w:rPr>
              <w:fldChar w:fldCharType="begin"/>
            </w:r>
            <w:r w:rsidRPr="00212BC0">
              <w:rPr>
                <w:rFonts w:ascii="Times New Roman" w:hAnsi="Times New Roman" w:cs="Times New Roman"/>
                <w:noProof/>
                <w:webHidden/>
              </w:rPr>
              <w:instrText xml:space="preserve"> PAGEREF _Toc215134004 \h </w:instrText>
            </w:r>
            <w:r w:rsidRPr="00212BC0">
              <w:rPr>
                <w:rFonts w:ascii="Times New Roman" w:hAnsi="Times New Roman" w:cs="Times New Roman"/>
                <w:noProof/>
                <w:webHidden/>
              </w:rPr>
            </w:r>
            <w:r w:rsidRPr="00212BC0">
              <w:rPr>
                <w:rFonts w:ascii="Times New Roman" w:hAnsi="Times New Roman" w:cs="Times New Roman"/>
                <w:noProof/>
                <w:webHidden/>
              </w:rPr>
              <w:fldChar w:fldCharType="separate"/>
            </w:r>
            <w:r w:rsidRPr="00212BC0">
              <w:rPr>
                <w:rFonts w:ascii="Times New Roman" w:hAnsi="Times New Roman" w:cs="Times New Roman"/>
                <w:noProof/>
                <w:webHidden/>
              </w:rPr>
              <w:t>10</w:t>
            </w:r>
            <w:r w:rsidRPr="00212BC0">
              <w:rPr>
                <w:rFonts w:ascii="Times New Roman" w:hAnsi="Times New Roman" w:cs="Times New Roman"/>
                <w:noProof/>
                <w:webHidden/>
              </w:rPr>
              <w:fldChar w:fldCharType="end"/>
            </w:r>
          </w:hyperlink>
        </w:p>
        <w:p w14:paraId="0AA029DF" w14:textId="6F9FDD41" w:rsidR="00212BC0" w:rsidRPr="00212BC0" w:rsidRDefault="00212BC0" w:rsidP="00212BC0">
          <w:pPr>
            <w:pStyle w:val="TOC2"/>
            <w:tabs>
              <w:tab w:val="right" w:leader="dot" w:pos="8296"/>
            </w:tabs>
            <w:spacing w:line="240" w:lineRule="auto"/>
            <w:ind w:leftChars="0" w:left="880"/>
            <w:rPr>
              <w:rFonts w:ascii="Times New Roman" w:eastAsiaTheme="minorEastAsia" w:hAnsi="Times New Roman" w:cs="Times New Roman"/>
              <w:noProof/>
              <w:sz w:val="22"/>
            </w:rPr>
          </w:pPr>
          <w:hyperlink w:anchor="_Toc215134005" w:history="1">
            <w:r w:rsidRPr="00212BC0">
              <w:rPr>
                <w:rStyle w:val="af2"/>
                <w:rFonts w:ascii="Times New Roman" w:hAnsi="Times New Roman" w:cs="Times New Roman"/>
                <w:noProof/>
              </w:rPr>
              <w:t>5.2 System Constraints (NFRs)</w:t>
            </w:r>
            <w:r w:rsidRPr="00212BC0">
              <w:rPr>
                <w:rFonts w:ascii="Times New Roman" w:hAnsi="Times New Roman" w:cs="Times New Roman"/>
                <w:noProof/>
                <w:webHidden/>
              </w:rPr>
              <w:tab/>
            </w:r>
            <w:r w:rsidRPr="00212BC0">
              <w:rPr>
                <w:rFonts w:ascii="Times New Roman" w:hAnsi="Times New Roman" w:cs="Times New Roman"/>
                <w:noProof/>
                <w:webHidden/>
              </w:rPr>
              <w:fldChar w:fldCharType="begin"/>
            </w:r>
            <w:r w:rsidRPr="00212BC0">
              <w:rPr>
                <w:rFonts w:ascii="Times New Roman" w:hAnsi="Times New Roman" w:cs="Times New Roman"/>
                <w:noProof/>
                <w:webHidden/>
              </w:rPr>
              <w:instrText xml:space="preserve"> PAGEREF _Toc215134005 \h </w:instrText>
            </w:r>
            <w:r w:rsidRPr="00212BC0">
              <w:rPr>
                <w:rFonts w:ascii="Times New Roman" w:hAnsi="Times New Roman" w:cs="Times New Roman"/>
                <w:noProof/>
                <w:webHidden/>
              </w:rPr>
            </w:r>
            <w:r w:rsidRPr="00212BC0">
              <w:rPr>
                <w:rFonts w:ascii="Times New Roman" w:hAnsi="Times New Roman" w:cs="Times New Roman"/>
                <w:noProof/>
                <w:webHidden/>
              </w:rPr>
              <w:fldChar w:fldCharType="separate"/>
            </w:r>
            <w:r w:rsidRPr="00212BC0">
              <w:rPr>
                <w:rFonts w:ascii="Times New Roman" w:hAnsi="Times New Roman" w:cs="Times New Roman"/>
                <w:noProof/>
                <w:webHidden/>
              </w:rPr>
              <w:t>11</w:t>
            </w:r>
            <w:r w:rsidRPr="00212BC0">
              <w:rPr>
                <w:rFonts w:ascii="Times New Roman" w:hAnsi="Times New Roman" w:cs="Times New Roman"/>
                <w:noProof/>
                <w:webHidden/>
              </w:rPr>
              <w:fldChar w:fldCharType="end"/>
            </w:r>
          </w:hyperlink>
        </w:p>
        <w:p w14:paraId="3D7309C8" w14:textId="5EFF5F1F" w:rsidR="00212BC0" w:rsidRPr="00212BC0" w:rsidRDefault="00212BC0" w:rsidP="00212BC0">
          <w:pPr>
            <w:pStyle w:val="TOC1"/>
            <w:tabs>
              <w:tab w:val="right" w:leader="dot" w:pos="8296"/>
            </w:tabs>
            <w:spacing w:line="240" w:lineRule="auto"/>
            <w:rPr>
              <w:rFonts w:ascii="Times New Roman" w:eastAsiaTheme="minorEastAsia" w:hAnsi="Times New Roman" w:cs="Times New Roman"/>
              <w:noProof/>
              <w:sz w:val="22"/>
            </w:rPr>
          </w:pPr>
          <w:hyperlink w:anchor="_Toc215134006" w:history="1">
            <w:r w:rsidRPr="00212BC0">
              <w:rPr>
                <w:rStyle w:val="af2"/>
                <w:rFonts w:ascii="Times New Roman" w:hAnsi="Times New Roman" w:cs="Times New Roman"/>
                <w:noProof/>
              </w:rPr>
              <w:t>6.Acceptance &amp; Traceability</w:t>
            </w:r>
            <w:r w:rsidRPr="00212BC0">
              <w:rPr>
                <w:rFonts w:ascii="Times New Roman" w:hAnsi="Times New Roman" w:cs="Times New Roman"/>
                <w:noProof/>
                <w:webHidden/>
              </w:rPr>
              <w:tab/>
            </w:r>
            <w:r w:rsidRPr="00212BC0">
              <w:rPr>
                <w:rFonts w:ascii="Times New Roman" w:hAnsi="Times New Roman" w:cs="Times New Roman"/>
                <w:noProof/>
                <w:webHidden/>
              </w:rPr>
              <w:fldChar w:fldCharType="begin"/>
            </w:r>
            <w:r w:rsidRPr="00212BC0">
              <w:rPr>
                <w:rFonts w:ascii="Times New Roman" w:hAnsi="Times New Roman" w:cs="Times New Roman"/>
                <w:noProof/>
                <w:webHidden/>
              </w:rPr>
              <w:instrText xml:space="preserve"> PAGEREF _Toc215134006 \h </w:instrText>
            </w:r>
            <w:r w:rsidRPr="00212BC0">
              <w:rPr>
                <w:rFonts w:ascii="Times New Roman" w:hAnsi="Times New Roman" w:cs="Times New Roman"/>
                <w:noProof/>
                <w:webHidden/>
              </w:rPr>
            </w:r>
            <w:r w:rsidRPr="00212BC0">
              <w:rPr>
                <w:rFonts w:ascii="Times New Roman" w:hAnsi="Times New Roman" w:cs="Times New Roman"/>
                <w:noProof/>
                <w:webHidden/>
              </w:rPr>
              <w:fldChar w:fldCharType="separate"/>
            </w:r>
            <w:r w:rsidRPr="00212BC0">
              <w:rPr>
                <w:rFonts w:ascii="Times New Roman" w:hAnsi="Times New Roman" w:cs="Times New Roman"/>
                <w:noProof/>
                <w:webHidden/>
              </w:rPr>
              <w:t>11</w:t>
            </w:r>
            <w:r w:rsidRPr="00212BC0">
              <w:rPr>
                <w:rFonts w:ascii="Times New Roman" w:hAnsi="Times New Roman" w:cs="Times New Roman"/>
                <w:noProof/>
                <w:webHidden/>
              </w:rPr>
              <w:fldChar w:fldCharType="end"/>
            </w:r>
          </w:hyperlink>
        </w:p>
        <w:p w14:paraId="014B1939" w14:textId="0BE17A7D" w:rsidR="00212BC0" w:rsidRPr="00212BC0" w:rsidRDefault="00212BC0" w:rsidP="00212BC0">
          <w:pPr>
            <w:pStyle w:val="TOC2"/>
            <w:tabs>
              <w:tab w:val="right" w:leader="dot" w:pos="8296"/>
            </w:tabs>
            <w:spacing w:line="240" w:lineRule="auto"/>
            <w:ind w:leftChars="0" w:left="880"/>
            <w:rPr>
              <w:rFonts w:ascii="Times New Roman" w:eastAsiaTheme="minorEastAsia" w:hAnsi="Times New Roman" w:cs="Times New Roman"/>
              <w:noProof/>
              <w:sz w:val="22"/>
            </w:rPr>
          </w:pPr>
          <w:hyperlink w:anchor="_Toc215134007" w:history="1">
            <w:r w:rsidRPr="00212BC0">
              <w:rPr>
                <w:rStyle w:val="af2"/>
                <w:rFonts w:ascii="Times New Roman" w:hAnsi="Times New Roman" w:cs="Times New Roman"/>
                <w:noProof/>
              </w:rPr>
              <w:t>6.1Metrics &amp; Measurement Methods</w:t>
            </w:r>
            <w:r w:rsidRPr="00212BC0">
              <w:rPr>
                <w:rFonts w:ascii="Times New Roman" w:hAnsi="Times New Roman" w:cs="Times New Roman"/>
                <w:noProof/>
                <w:webHidden/>
              </w:rPr>
              <w:tab/>
            </w:r>
            <w:r w:rsidRPr="00212BC0">
              <w:rPr>
                <w:rFonts w:ascii="Times New Roman" w:hAnsi="Times New Roman" w:cs="Times New Roman"/>
                <w:noProof/>
                <w:webHidden/>
              </w:rPr>
              <w:fldChar w:fldCharType="begin"/>
            </w:r>
            <w:r w:rsidRPr="00212BC0">
              <w:rPr>
                <w:rFonts w:ascii="Times New Roman" w:hAnsi="Times New Roman" w:cs="Times New Roman"/>
                <w:noProof/>
                <w:webHidden/>
              </w:rPr>
              <w:instrText xml:space="preserve"> PAGEREF _Toc215134007 \h </w:instrText>
            </w:r>
            <w:r w:rsidRPr="00212BC0">
              <w:rPr>
                <w:rFonts w:ascii="Times New Roman" w:hAnsi="Times New Roman" w:cs="Times New Roman"/>
                <w:noProof/>
                <w:webHidden/>
              </w:rPr>
            </w:r>
            <w:r w:rsidRPr="00212BC0">
              <w:rPr>
                <w:rFonts w:ascii="Times New Roman" w:hAnsi="Times New Roman" w:cs="Times New Roman"/>
                <w:noProof/>
                <w:webHidden/>
              </w:rPr>
              <w:fldChar w:fldCharType="separate"/>
            </w:r>
            <w:r w:rsidRPr="00212BC0">
              <w:rPr>
                <w:rFonts w:ascii="Times New Roman" w:hAnsi="Times New Roman" w:cs="Times New Roman"/>
                <w:noProof/>
                <w:webHidden/>
              </w:rPr>
              <w:t>11</w:t>
            </w:r>
            <w:r w:rsidRPr="00212BC0">
              <w:rPr>
                <w:rFonts w:ascii="Times New Roman" w:hAnsi="Times New Roman" w:cs="Times New Roman"/>
                <w:noProof/>
                <w:webHidden/>
              </w:rPr>
              <w:fldChar w:fldCharType="end"/>
            </w:r>
          </w:hyperlink>
        </w:p>
        <w:p w14:paraId="424E6578" w14:textId="391351D6" w:rsidR="0013198A" w:rsidRPr="0013198A" w:rsidRDefault="000A69AA" w:rsidP="0013198A">
          <w:pPr>
            <w:rPr>
              <w:b/>
              <w:bCs/>
              <w:lang w:val="zh-CN"/>
            </w:rPr>
            <w:sectPr w:rsidR="0013198A" w:rsidRPr="0013198A" w:rsidSect="00371C1E">
              <w:footerReference w:type="default" r:id="rId10"/>
              <w:pgSz w:w="11906" w:h="16838"/>
              <w:pgMar w:top="1440" w:right="1800" w:bottom="1440" w:left="1800" w:header="851" w:footer="992" w:gutter="0"/>
              <w:pgNumType w:fmt="upperRoman" w:start="2"/>
              <w:cols w:space="425"/>
              <w:docGrid w:type="lines" w:linePitch="312"/>
            </w:sectPr>
          </w:pPr>
          <w:r w:rsidRPr="00730054">
            <w:rPr>
              <w:rFonts w:ascii="Times New Roman" w:hAnsi="Times New Roman" w:cs="Times New Roman"/>
            </w:rPr>
            <w:fldChar w:fldCharType="end"/>
          </w:r>
        </w:p>
      </w:sdtContent>
    </w:sdt>
    <w:p w14:paraId="79F49154" w14:textId="52737488" w:rsidR="00E43F51" w:rsidRPr="008B17AD" w:rsidRDefault="005E3337" w:rsidP="005E3337">
      <w:pPr>
        <w:pStyle w:val="1"/>
        <w:ind w:right="240"/>
        <w:rPr>
          <w:rFonts w:ascii="Times New Roman" w:hAnsi="Times New Roman" w:cs="Times New Roman" w:hint="eastAsia"/>
          <w:rPrChange w:id="15" w:author="移淼 郝" w:date="2025-11-27T08:05:00Z" w16du:dateUtc="2025-11-27T00:05:00Z">
            <w:rPr>
              <w:rFonts w:hint="eastAsia"/>
            </w:rPr>
          </w:rPrChange>
        </w:rPr>
      </w:pPr>
      <w:bookmarkStart w:id="16" w:name="_Toc215133987"/>
      <w:r w:rsidRPr="008B17AD">
        <w:rPr>
          <w:rFonts w:ascii="Times New Roman" w:hAnsi="Times New Roman" w:cs="Times New Roman" w:hint="eastAsia"/>
          <w:rPrChange w:id="17" w:author="移淼 郝" w:date="2025-11-27T08:05:00Z" w16du:dateUtc="2025-11-27T00:05:00Z">
            <w:rPr>
              <w:rFonts w:hint="eastAsia"/>
            </w:rPr>
          </w:rPrChange>
        </w:rPr>
        <w:lastRenderedPageBreak/>
        <w:t>1.</w:t>
      </w:r>
      <w:r w:rsidR="00E43F51" w:rsidRPr="008B17AD">
        <w:rPr>
          <w:rFonts w:ascii="Times New Roman" w:hAnsi="Times New Roman" w:cs="Times New Roman" w:hint="eastAsia"/>
          <w:rPrChange w:id="18" w:author="移淼 郝" w:date="2025-11-27T08:05:00Z" w16du:dateUtc="2025-11-27T00:05:00Z">
            <w:rPr>
              <w:rFonts w:hint="eastAsia"/>
            </w:rPr>
          </w:rPrChange>
        </w:rPr>
        <w:t>Introduction &amp; Scope</w:t>
      </w:r>
      <w:bookmarkEnd w:id="16"/>
    </w:p>
    <w:p w14:paraId="36784870" w14:textId="77777777" w:rsidR="00E43F51" w:rsidRPr="008B17AD" w:rsidRDefault="00E43F51" w:rsidP="00E43F51">
      <w:pPr>
        <w:pStyle w:val="2"/>
        <w:rPr>
          <w:rFonts w:ascii="Times New Roman" w:eastAsiaTheme="minorEastAsia" w:hAnsi="Times New Roman" w:cs="Times New Roman" w:hint="eastAsia"/>
          <w:rPrChange w:id="19" w:author="移淼 郝" w:date="2025-11-27T08:05:00Z" w16du:dateUtc="2025-11-27T00:05:00Z">
            <w:rPr>
              <w:rFonts w:eastAsiaTheme="minorEastAsia" w:hint="eastAsia"/>
            </w:rPr>
          </w:rPrChange>
        </w:rPr>
      </w:pPr>
      <w:bookmarkStart w:id="20" w:name="_Toc215133988"/>
      <w:r w:rsidRPr="008B17AD">
        <w:rPr>
          <w:rFonts w:ascii="Times New Roman" w:eastAsiaTheme="minorEastAsia" w:hAnsi="Times New Roman" w:cs="Times New Roman" w:hint="eastAsia"/>
          <w:rPrChange w:id="21" w:author="移淼 郝" w:date="2025-11-27T08:05:00Z" w16du:dateUtc="2025-11-27T00:05:00Z">
            <w:rPr>
              <w:rFonts w:eastAsiaTheme="minorEastAsia" w:hint="eastAsia"/>
            </w:rPr>
          </w:rPrChange>
        </w:rPr>
        <w:t>1.1</w:t>
      </w:r>
      <w:r w:rsidRPr="008B17AD">
        <w:rPr>
          <w:rFonts w:ascii="Times New Roman" w:hAnsi="Times New Roman" w:cs="Times New Roman" w:hint="eastAsia"/>
          <w:rPrChange w:id="22" w:author="移淼 郝" w:date="2025-11-27T08:05:00Z" w16du:dateUtc="2025-11-27T00:05:00Z">
            <w:rPr>
              <w:rFonts w:hint="eastAsia"/>
            </w:rPr>
          </w:rPrChange>
        </w:rPr>
        <w:t>Purpose</w:t>
      </w:r>
      <w:bookmarkEnd w:id="20"/>
    </w:p>
    <w:p w14:paraId="786ADEBF" w14:textId="1F9CD540" w:rsidR="00E43F51" w:rsidRDefault="004E4932">
      <w:pPr>
        <w:jc w:val="both"/>
        <w:rPr>
          <w:rFonts w:ascii="Times New Roman" w:eastAsiaTheme="minorEastAsia" w:hAnsi="Times New Roman" w:cs="Times New Roman"/>
        </w:rPr>
        <w:pPrChange w:id="23" w:author="Omer Ali" w:date="2025-10-19T20:16:00Z" w16du:dateUtc="2025-10-19T19:16:00Z">
          <w:pPr/>
        </w:pPrChange>
      </w:pPr>
      <w:r w:rsidRPr="004E4932">
        <w:rPr>
          <w:rFonts w:ascii="Times New Roman" w:eastAsia="宋体" w:hAnsi="Times New Roman" w:cs="Times New Roman"/>
        </w:rPr>
        <w:t xml:space="preserve">This Functional Specification (FS) defines the functionality, interfaces, and data security constraints for the ELORA (Explainable Lifestyle and Obesity Risk </w:t>
      </w:r>
      <w:r w:rsidR="00103F05" w:rsidRPr="00103F05">
        <w:rPr>
          <w:rFonts w:ascii="Times New Roman" w:eastAsia="宋体" w:hAnsi="Times New Roman" w:cs="Times New Roman"/>
        </w:rPr>
        <w:t>Analytics</w:t>
      </w:r>
      <w:r w:rsidRPr="004E4932">
        <w:rPr>
          <w:rFonts w:ascii="Times New Roman" w:eastAsia="宋体" w:hAnsi="Times New Roman" w:cs="Times New Roman"/>
        </w:rPr>
        <w:t xml:space="preserve">) system within this term's Minimum Viable Product (MVP). It also establishes user-task oriented acceptance criteria, such as: AUC ≥ </w:t>
      </w:r>
      <w:proofErr w:type="gramStart"/>
      <w:r w:rsidRPr="004E4932">
        <w:rPr>
          <w:rFonts w:ascii="Times New Roman" w:eastAsia="宋体" w:hAnsi="Times New Roman" w:cs="Times New Roman"/>
        </w:rPr>
        <w:t>0.85</w:t>
      </w:r>
      <w:r w:rsidR="000A7518">
        <w:rPr>
          <w:rFonts w:ascii="Times New Roman" w:eastAsia="宋体" w:hAnsi="Times New Roman" w:cs="Times New Roman" w:hint="eastAsia"/>
        </w:rPr>
        <w:t>,</w:t>
      </w:r>
      <w:r w:rsidRPr="004E4932">
        <w:rPr>
          <w:rFonts w:ascii="Times New Roman" w:eastAsia="宋体" w:hAnsi="Times New Roman" w:cs="Times New Roman"/>
        </w:rPr>
        <w:t>MacroF</w:t>
      </w:r>
      <w:proofErr w:type="gramEnd"/>
      <w:r w:rsidRPr="004E4932">
        <w:rPr>
          <w:rFonts w:ascii="Times New Roman" w:eastAsia="宋体" w:hAnsi="Times New Roman" w:cs="Times New Roman"/>
        </w:rPr>
        <w:t xml:space="preserve">1 ≥ </w:t>
      </w:r>
      <w:proofErr w:type="gramStart"/>
      <w:r w:rsidRPr="004E4932">
        <w:rPr>
          <w:rFonts w:ascii="Times New Roman" w:eastAsia="宋体" w:hAnsi="Times New Roman" w:cs="Times New Roman"/>
        </w:rPr>
        <w:t>0.80 ,Page</w:t>
      </w:r>
      <w:proofErr w:type="gramEnd"/>
      <w:r w:rsidRPr="004E4932">
        <w:rPr>
          <w:rFonts w:ascii="Times New Roman" w:eastAsia="宋体" w:hAnsi="Times New Roman" w:cs="Times New Roman"/>
        </w:rPr>
        <w:t xml:space="preserve"> response &lt; 200</w:t>
      </w:r>
      <w:proofErr w:type="gramStart"/>
      <w:r w:rsidRPr="004E4932">
        <w:rPr>
          <w:rFonts w:ascii="Times New Roman" w:eastAsia="宋体" w:hAnsi="Times New Roman" w:cs="Times New Roman"/>
        </w:rPr>
        <w:t>ms ,</w:t>
      </w:r>
      <w:proofErr w:type="gramEnd"/>
      <w:r w:rsidRPr="004E4932">
        <w:rPr>
          <w:rFonts w:ascii="Times New Roman" w:eastAsia="宋体" w:hAnsi="Times New Roman" w:cs="Times New Roman"/>
        </w:rPr>
        <w:t xml:space="preserve"> Task success rate ≥ 85</w:t>
      </w:r>
      <w:proofErr w:type="gramStart"/>
      <w:r w:rsidRPr="004E4932">
        <w:rPr>
          <w:rFonts w:ascii="Times New Roman" w:eastAsia="宋体" w:hAnsi="Times New Roman" w:cs="Times New Roman"/>
        </w:rPr>
        <w:t>% ,</w:t>
      </w:r>
      <w:proofErr w:type="gramEnd"/>
      <w:r w:rsidRPr="004E4932">
        <w:rPr>
          <w:rFonts w:ascii="Times New Roman" w:eastAsia="宋体" w:hAnsi="Times New Roman" w:cs="Times New Roman"/>
        </w:rPr>
        <w:t xml:space="preserve"> SUS ≥ </w:t>
      </w:r>
      <w:proofErr w:type="gramStart"/>
      <w:r w:rsidRPr="004E4932">
        <w:rPr>
          <w:rFonts w:ascii="Times New Roman" w:eastAsia="宋体" w:hAnsi="Times New Roman" w:cs="Times New Roman"/>
        </w:rPr>
        <w:t>70 .</w:t>
      </w:r>
      <w:proofErr w:type="gramEnd"/>
      <w:ins w:id="24" w:author="Omer Ali" w:date="2025-10-19T20:17:00Z" w16du:dateUtc="2025-10-19T19:17:00Z">
        <w:r w:rsidR="003925BF">
          <w:rPr>
            <w:rFonts w:ascii="Times New Roman" w:eastAsia="宋体" w:hAnsi="Times New Roman" w:cs="Times New Roman"/>
          </w:rPr>
          <w:t xml:space="preserve"> </w:t>
        </w:r>
      </w:ins>
      <w:r w:rsidRPr="004E4932">
        <w:rPr>
          <w:rFonts w:ascii="Times New Roman" w:eastAsia="宋体" w:hAnsi="Times New Roman" w:cs="Times New Roman"/>
        </w:rPr>
        <w:t xml:space="preserve">This document serves as the unified basis for design, development, and review, guiding the implementation and acceptance of four iterations. It specifies the required evidence formats, including interface screenshots, runtime logs, PDF mock-ups, and API examples. </w:t>
      </w:r>
    </w:p>
    <w:p w14:paraId="503A73EA" w14:textId="0C0BE0FE" w:rsidR="004E4932" w:rsidRPr="008B17AD" w:rsidRDefault="004E4932" w:rsidP="004E4932">
      <w:pPr>
        <w:pStyle w:val="2"/>
        <w:rPr>
          <w:rFonts w:ascii="Times New Roman" w:hAnsi="Times New Roman" w:cs="Times New Roman" w:hint="eastAsia"/>
          <w:rPrChange w:id="25" w:author="移淼 郝" w:date="2025-11-27T08:06:00Z" w16du:dateUtc="2025-11-27T00:06:00Z">
            <w:rPr>
              <w:rFonts w:hint="eastAsia"/>
            </w:rPr>
          </w:rPrChange>
        </w:rPr>
      </w:pPr>
      <w:bookmarkStart w:id="26" w:name="_Toc215133989"/>
      <w:r w:rsidRPr="008B17AD">
        <w:rPr>
          <w:rFonts w:ascii="Times New Roman" w:hAnsi="Times New Roman" w:cs="Times New Roman" w:hint="eastAsia"/>
          <w:rPrChange w:id="27" w:author="移淼 郝" w:date="2025-11-27T08:06:00Z" w16du:dateUtc="2025-11-27T00:06:00Z">
            <w:rPr>
              <w:rFonts w:hint="eastAsia"/>
            </w:rPr>
          </w:rPrChange>
        </w:rPr>
        <w:t>1.2Product definition &amp; boundary</w:t>
      </w:r>
      <w:bookmarkEnd w:id="26"/>
    </w:p>
    <w:p w14:paraId="304E81DB" w14:textId="027E4B67" w:rsidR="004E4932" w:rsidRPr="004E4932" w:rsidRDefault="004E4932">
      <w:pPr>
        <w:jc w:val="both"/>
        <w:rPr>
          <w:rFonts w:ascii="Times New Roman" w:eastAsiaTheme="minorEastAsia" w:hAnsi="Times New Roman" w:cs="Times New Roman"/>
        </w:rPr>
        <w:pPrChange w:id="28" w:author="Omer Ali" w:date="2025-10-19T20:19:00Z" w16du:dateUtc="2025-10-19T19:19:00Z">
          <w:pPr/>
        </w:pPrChange>
      </w:pPr>
      <w:r w:rsidRPr="004E4932">
        <w:rPr>
          <w:rFonts w:ascii="Times New Roman" w:eastAsiaTheme="minorEastAsia" w:hAnsi="Times New Roman" w:cs="Times New Roman"/>
        </w:rPr>
        <w:t xml:space="preserve">ELORA is an explainable obesity risk prototype system operating on a local-first principle. </w:t>
      </w:r>
      <w:proofErr w:type="spellStart"/>
      <w:r w:rsidRPr="004E4932">
        <w:rPr>
          <w:rFonts w:ascii="Times New Roman" w:eastAsiaTheme="minorEastAsia" w:hAnsi="Times New Roman" w:cs="Times New Roman"/>
        </w:rPr>
        <w:t>Centred</w:t>
      </w:r>
      <w:proofErr w:type="spellEnd"/>
      <w:r w:rsidRPr="004E4932">
        <w:rPr>
          <w:rFonts w:ascii="Times New Roman" w:eastAsiaTheme="minorEastAsia" w:hAnsi="Times New Roman" w:cs="Times New Roman"/>
        </w:rPr>
        <w:t xml:space="preserve"> around a complete closed-loop encompassing ‘reporting, trend analysis, prediction, explanation, recommendations, and PDF export’, it establishes the shortest pathway from data recording to actionable guidance. This MVP iteration focuses on actionable core capabilities: body composition data form submission, 7</w:t>
      </w:r>
      <w:r w:rsidR="00AE784F">
        <w:rPr>
          <w:rFonts w:ascii="Times New Roman" w:eastAsiaTheme="minorEastAsia" w:hAnsi="Times New Roman" w:cs="Times New Roman" w:hint="eastAsia"/>
        </w:rPr>
        <w:t xml:space="preserve"> </w:t>
      </w:r>
      <w:r w:rsidRPr="004E4932">
        <w:rPr>
          <w:rFonts w:ascii="Times New Roman" w:eastAsiaTheme="minorEastAsia" w:hAnsi="Times New Roman" w:cs="Times New Roman"/>
        </w:rPr>
        <w:t>or 30-day trend analysis, binary classification with risk score integration (Risk = 0.7×P(model) + 0.3×R(</w:t>
      </w:r>
      <w:proofErr w:type="spellStart"/>
      <w:r w:rsidRPr="004E4932">
        <w:rPr>
          <w:rFonts w:ascii="Times New Roman" w:eastAsiaTheme="minorEastAsia" w:hAnsi="Times New Roman" w:cs="Times New Roman"/>
        </w:rPr>
        <w:t>rules_normalised</w:t>
      </w:r>
      <w:proofErr w:type="spellEnd"/>
      <w:r w:rsidRPr="004E4932">
        <w:rPr>
          <w:rFonts w:ascii="Times New Roman" w:eastAsiaTheme="minorEastAsia" w:hAnsi="Times New Roman" w:cs="Times New Roman"/>
        </w:rPr>
        <w:t>)), recommendation cards, and PDF report export. It also facilitates data import, export, and deletion to ensure usability and reproducibility. It must be explicitly stated that all system outputs are for lifestyle reference only and do not constitute medical diagnosis or treatment advice. To ensure scope control and delivery quality, advanced capabilities such as wearable device integration, multi-role permission control, and cloud multi-tenancy are excluded from this phase and will be addressed in subsequent iterations.</w:t>
      </w:r>
    </w:p>
    <w:p w14:paraId="5491DC66" w14:textId="77777777" w:rsidR="00177548" w:rsidRDefault="004E4932" w:rsidP="00177548">
      <w:pPr>
        <w:keepNext/>
      </w:pPr>
      <w:r>
        <w:rPr>
          <w:noProof/>
        </w:rPr>
        <w:drawing>
          <wp:inline distT="0" distB="0" distL="0" distR="0" wp14:anchorId="47DF54F7" wp14:editId="72261DCF">
            <wp:extent cx="5274310" cy="354330"/>
            <wp:effectExtent l="19050" t="19050" r="21590" b="26670"/>
            <wp:docPr id="628821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354330"/>
                    </a:xfrm>
                    <a:prstGeom prst="rect">
                      <a:avLst/>
                    </a:prstGeom>
                    <a:noFill/>
                    <a:ln>
                      <a:solidFill>
                        <a:schemeClr val="accent1"/>
                      </a:solidFill>
                    </a:ln>
                  </pic:spPr>
                </pic:pic>
              </a:graphicData>
            </a:graphic>
          </wp:inline>
        </w:drawing>
      </w:r>
    </w:p>
    <w:p w14:paraId="46B4CD0C" w14:textId="568302B1" w:rsidR="00715CAA" w:rsidRDefault="00177548" w:rsidP="00177548">
      <w:pPr>
        <w:pStyle w:val="afd"/>
        <w:jc w:val="center"/>
        <w:rPr>
          <w:rFonts w:ascii="Times New Roman" w:hAnsi="Times New Roman" w:cs="Times New Roman"/>
        </w:rPr>
      </w:pPr>
      <w:bookmarkStart w:id="29" w:name="_Hlk215138322"/>
      <w:bookmarkStart w:id="30" w:name="_Hlk215138188"/>
      <w:r w:rsidRPr="000245CC">
        <w:rPr>
          <w:rFonts w:ascii="Times New Roman" w:hAnsi="Times New Roman" w:cs="Times New Roman"/>
          <w:b/>
          <w:bCs/>
        </w:rPr>
        <w:t xml:space="preserve">Figure </w:t>
      </w:r>
      <w:r w:rsidRPr="000245CC">
        <w:rPr>
          <w:rFonts w:ascii="Times New Roman" w:hAnsi="Times New Roman" w:cs="Times New Roman"/>
          <w:b/>
          <w:bCs/>
        </w:rPr>
        <w:fldChar w:fldCharType="begin"/>
      </w:r>
      <w:r w:rsidRPr="000245CC">
        <w:rPr>
          <w:rFonts w:ascii="Times New Roman" w:hAnsi="Times New Roman" w:cs="Times New Roman"/>
          <w:b/>
          <w:bCs/>
        </w:rPr>
        <w:instrText xml:space="preserve"> SEQ Figure \* ARABIC </w:instrText>
      </w:r>
      <w:r w:rsidRPr="000245CC">
        <w:rPr>
          <w:rFonts w:ascii="Times New Roman" w:hAnsi="Times New Roman" w:cs="Times New Roman"/>
          <w:b/>
          <w:bCs/>
        </w:rPr>
        <w:fldChar w:fldCharType="separate"/>
      </w:r>
      <w:r w:rsidRPr="000245CC">
        <w:rPr>
          <w:rFonts w:ascii="Times New Roman" w:hAnsi="Times New Roman" w:cs="Times New Roman"/>
          <w:b/>
          <w:bCs/>
          <w:noProof/>
        </w:rPr>
        <w:t>1</w:t>
      </w:r>
      <w:r w:rsidRPr="000245CC">
        <w:rPr>
          <w:rFonts w:ascii="Times New Roman" w:hAnsi="Times New Roman" w:cs="Times New Roman"/>
          <w:b/>
          <w:bCs/>
        </w:rPr>
        <w:fldChar w:fldCharType="end"/>
      </w:r>
      <w:r w:rsidRPr="000245CC">
        <w:rPr>
          <w:rFonts w:ascii="Times New Roman" w:hAnsi="Times New Roman" w:cs="Times New Roman"/>
          <w:b/>
          <w:bCs/>
        </w:rPr>
        <w:t>.1</w:t>
      </w:r>
      <w:r w:rsidRPr="000245CC">
        <w:rPr>
          <w:rFonts w:ascii="Times New Roman" w:hAnsi="Times New Roman" w:cs="Times New Roman"/>
        </w:rPr>
        <w:t>：</w:t>
      </w:r>
      <w:r w:rsidRPr="000245CC">
        <w:rPr>
          <w:rFonts w:ascii="Times New Roman" w:hAnsi="Times New Roman" w:cs="Times New Roman"/>
        </w:rPr>
        <w:t>High-Level Functional Pipeline establishing the data-to-insight workflow</w:t>
      </w:r>
      <w:bookmarkEnd w:id="29"/>
      <w:r w:rsidRPr="000245CC">
        <w:rPr>
          <w:rFonts w:ascii="Times New Roman" w:hAnsi="Times New Roman" w:cs="Times New Roman"/>
        </w:rPr>
        <w:t>.</w:t>
      </w:r>
    </w:p>
    <w:p w14:paraId="344F3C8C" w14:textId="77777777" w:rsidR="00613960" w:rsidRPr="00613960" w:rsidRDefault="00613960" w:rsidP="00613960">
      <w:pPr>
        <w:rPr>
          <w:rFonts w:eastAsia="黑体" w:hint="eastAsia"/>
        </w:rPr>
      </w:pPr>
    </w:p>
    <w:p w14:paraId="50800F4E" w14:textId="7E100E51" w:rsidR="00613960" w:rsidRPr="00613960" w:rsidRDefault="000369F3" w:rsidP="000369F3">
      <w:pPr>
        <w:tabs>
          <w:tab w:val="left" w:pos="4707"/>
        </w:tabs>
        <w:rPr>
          <w:rFonts w:eastAsia="黑体" w:hint="eastAsia"/>
        </w:rPr>
      </w:pPr>
      <w:r>
        <w:rPr>
          <w:rFonts w:eastAsia="黑体" w:hint="eastAsia"/>
        </w:rPr>
        <w:tab/>
      </w:r>
    </w:p>
    <w:p w14:paraId="06ED8679" w14:textId="77777777" w:rsidR="00613960" w:rsidRPr="00613960" w:rsidRDefault="00613960" w:rsidP="00613960">
      <w:pPr>
        <w:rPr>
          <w:rFonts w:eastAsiaTheme="minorEastAsia" w:hint="eastAsia"/>
        </w:rPr>
      </w:pPr>
    </w:p>
    <w:p w14:paraId="25B368EE" w14:textId="67994DB5" w:rsidR="00380E2F" w:rsidRDefault="00FF462C" w:rsidP="00FF462C">
      <w:pPr>
        <w:pStyle w:val="2"/>
        <w:rPr>
          <w:rFonts w:ascii="Times New Roman" w:hAnsi="Times New Roman" w:cs="Times New Roman"/>
        </w:rPr>
      </w:pPr>
      <w:bookmarkStart w:id="31" w:name="_Toc215133990"/>
      <w:bookmarkEnd w:id="30"/>
      <w:r w:rsidRPr="00FF462C">
        <w:rPr>
          <w:rFonts w:ascii="Times New Roman" w:hAnsi="Times New Roman" w:cs="Times New Roman"/>
        </w:rPr>
        <w:t>1.3 System Context</w:t>
      </w:r>
      <w:bookmarkEnd w:id="31"/>
    </w:p>
    <w:p w14:paraId="12F2922D" w14:textId="6D4D7012" w:rsidR="00FF462C" w:rsidRDefault="00FF462C" w:rsidP="00FF462C">
      <w:pPr>
        <w:rPr>
          <w:rFonts w:eastAsiaTheme="minorEastAsia" w:hint="eastAsia"/>
        </w:rPr>
      </w:pPr>
      <w:r>
        <w:rPr>
          <w:noProof/>
        </w:rPr>
        <w:drawing>
          <wp:inline distT="0" distB="0" distL="0" distR="0" wp14:anchorId="5A39838D" wp14:editId="1A570D65">
            <wp:extent cx="5274310" cy="4966335"/>
            <wp:effectExtent l="0" t="0" r="2540" b="5715"/>
            <wp:docPr id="1311155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4966335"/>
                    </a:xfrm>
                    <a:prstGeom prst="rect">
                      <a:avLst/>
                    </a:prstGeom>
                    <a:noFill/>
                    <a:ln>
                      <a:noFill/>
                    </a:ln>
                  </pic:spPr>
                </pic:pic>
              </a:graphicData>
            </a:graphic>
          </wp:inline>
        </w:drawing>
      </w:r>
    </w:p>
    <w:p w14:paraId="5EDA1207" w14:textId="2CDE5821" w:rsidR="00CF2F4D" w:rsidRDefault="00CF2F4D" w:rsidP="00CF2F4D">
      <w:pPr>
        <w:pStyle w:val="afd"/>
        <w:jc w:val="center"/>
        <w:rPr>
          <w:rFonts w:hint="eastAsia"/>
        </w:rPr>
      </w:pPr>
      <w:bookmarkStart w:id="32" w:name="_Hlk215138266"/>
      <w:r w:rsidRPr="00CF2F4D">
        <w:rPr>
          <w:b/>
          <w:bCs/>
        </w:rPr>
        <w:t xml:space="preserve">Figure </w:t>
      </w:r>
      <w:r w:rsidRPr="00CF2F4D">
        <w:rPr>
          <w:b/>
          <w:bCs/>
        </w:rPr>
        <w:fldChar w:fldCharType="begin"/>
      </w:r>
      <w:r w:rsidRPr="00CF2F4D">
        <w:rPr>
          <w:b/>
          <w:bCs/>
        </w:rPr>
        <w:instrText xml:space="preserve"> SEQ Figure \* ARABIC </w:instrText>
      </w:r>
      <w:r w:rsidRPr="00CF2F4D">
        <w:rPr>
          <w:b/>
          <w:bCs/>
        </w:rPr>
        <w:fldChar w:fldCharType="separate"/>
      </w:r>
      <w:r w:rsidRPr="00CF2F4D">
        <w:rPr>
          <w:rFonts w:hint="eastAsia"/>
          <w:b/>
          <w:bCs/>
          <w:noProof/>
        </w:rPr>
        <w:t>1</w:t>
      </w:r>
      <w:r w:rsidRPr="00CF2F4D">
        <w:rPr>
          <w:b/>
          <w:bCs/>
        </w:rPr>
        <w:fldChar w:fldCharType="end"/>
      </w:r>
      <w:r w:rsidRPr="00CF2F4D">
        <w:rPr>
          <w:rFonts w:hint="eastAsia"/>
          <w:b/>
          <w:bCs/>
        </w:rPr>
        <w:t>.</w:t>
      </w:r>
      <w:r w:rsidR="00B61D41">
        <w:rPr>
          <w:rFonts w:hint="eastAsia"/>
          <w:b/>
          <w:bCs/>
        </w:rPr>
        <w:t>3</w:t>
      </w:r>
      <w:r>
        <w:rPr>
          <w:rFonts w:hint="eastAsia"/>
        </w:rPr>
        <w:t>：</w:t>
      </w:r>
      <w:r w:rsidRPr="00CF2F4D">
        <w:t>System Context Diagram of ELORA showing external entities and data boundaries</w:t>
      </w:r>
      <w:bookmarkEnd w:id="32"/>
      <w:r w:rsidRPr="00CF2F4D">
        <w:t>.</w:t>
      </w:r>
    </w:p>
    <w:p w14:paraId="6BD10ACA" w14:textId="77777777" w:rsidR="00CF2F4D" w:rsidRPr="00CF2F4D" w:rsidRDefault="00CF2F4D" w:rsidP="00CF2F4D">
      <w:pPr>
        <w:rPr>
          <w:rFonts w:eastAsiaTheme="minorEastAsia" w:hint="eastAsia"/>
        </w:rPr>
      </w:pPr>
    </w:p>
    <w:p w14:paraId="6EADA97C" w14:textId="77726B13" w:rsidR="00FF462C" w:rsidRPr="004C7A9C" w:rsidRDefault="00FF462C" w:rsidP="00205FC9">
      <w:pPr>
        <w:jc w:val="both"/>
        <w:rPr>
          <w:rFonts w:ascii="Times New Roman" w:eastAsiaTheme="minorEastAsia" w:hAnsi="Times New Roman" w:cs="Times New Roman"/>
          <w:color w:val="000000" w:themeColor="text1"/>
        </w:rPr>
      </w:pPr>
      <w:r w:rsidRPr="004C7A9C">
        <w:rPr>
          <w:rFonts w:ascii="Times New Roman" w:eastAsiaTheme="minorEastAsia" w:hAnsi="Times New Roman" w:cs="Times New Roman"/>
          <w:color w:val="000000" w:themeColor="text1"/>
        </w:rPr>
        <w:t>The diagram illustrates the system boundary and its interactions with external entities.</w:t>
      </w:r>
    </w:p>
    <w:p w14:paraId="56E0B109" w14:textId="7B1889FB" w:rsidR="00FF462C" w:rsidRPr="004C7A9C" w:rsidRDefault="00FF462C" w:rsidP="00205FC9">
      <w:pPr>
        <w:jc w:val="both"/>
        <w:rPr>
          <w:rFonts w:ascii="Times New Roman" w:eastAsiaTheme="minorEastAsia" w:hAnsi="Times New Roman" w:cs="Times New Roman"/>
          <w:color w:val="000000" w:themeColor="text1"/>
        </w:rPr>
      </w:pPr>
      <w:r w:rsidRPr="00205FC9">
        <w:rPr>
          <w:rFonts w:ascii="Times New Roman" w:eastAsiaTheme="minorEastAsia" w:hAnsi="Times New Roman" w:cs="Times New Roman"/>
          <w:b/>
          <w:bCs/>
          <w:color w:val="000000" w:themeColor="text1"/>
        </w:rPr>
        <w:t>End User:</w:t>
      </w:r>
      <w:r w:rsidRPr="004C7A9C">
        <w:rPr>
          <w:rFonts w:ascii="Times New Roman" w:eastAsiaTheme="minorEastAsia" w:hAnsi="Times New Roman" w:cs="Times New Roman"/>
          <w:color w:val="000000" w:themeColor="text1"/>
        </w:rPr>
        <w:t xml:space="preserve"> The primary actor who provides daily health inputs (FR-01) and receives actionable insights via the Risk Assessment (FR-20) and Trend Analysis modules.</w:t>
      </w:r>
    </w:p>
    <w:p w14:paraId="34F18C2E" w14:textId="359047A0" w:rsidR="00FF462C" w:rsidRPr="004C7A9C" w:rsidRDefault="00FF462C" w:rsidP="00205FC9">
      <w:pPr>
        <w:jc w:val="both"/>
        <w:rPr>
          <w:rFonts w:ascii="Times New Roman" w:eastAsiaTheme="minorEastAsia" w:hAnsi="Times New Roman" w:cs="Times New Roman"/>
          <w:color w:val="000000" w:themeColor="text1"/>
        </w:rPr>
      </w:pPr>
      <w:r w:rsidRPr="00205FC9">
        <w:rPr>
          <w:rFonts w:ascii="Times New Roman" w:eastAsiaTheme="minorEastAsia" w:hAnsi="Times New Roman" w:cs="Times New Roman"/>
          <w:b/>
          <w:bCs/>
          <w:color w:val="000000" w:themeColor="text1"/>
        </w:rPr>
        <w:t>Developer:</w:t>
      </w:r>
      <w:r w:rsidRPr="004C7A9C">
        <w:rPr>
          <w:rFonts w:ascii="Times New Roman" w:eastAsiaTheme="minorEastAsia" w:hAnsi="Times New Roman" w:cs="Times New Roman"/>
          <w:color w:val="000000" w:themeColor="text1"/>
        </w:rPr>
        <w:t xml:space="preserve"> Responsible for maintaining the underlying logic, including the </w:t>
      </w:r>
      <w:proofErr w:type="spellStart"/>
      <w:proofErr w:type="gramStart"/>
      <w:r w:rsidRPr="004C7A9C">
        <w:rPr>
          <w:rFonts w:ascii="Times New Roman" w:eastAsiaTheme="minorEastAsia" w:hAnsi="Times New Roman" w:cs="Times New Roman"/>
          <w:color w:val="000000" w:themeColor="text1"/>
        </w:rPr>
        <w:t>rules.yaml</w:t>
      </w:r>
      <w:proofErr w:type="spellEnd"/>
      <w:proofErr w:type="gramEnd"/>
      <w:r w:rsidRPr="004C7A9C">
        <w:rPr>
          <w:rFonts w:ascii="Times New Roman" w:eastAsiaTheme="minorEastAsia" w:hAnsi="Times New Roman" w:cs="Times New Roman"/>
          <w:color w:val="000000" w:themeColor="text1"/>
        </w:rPr>
        <w:t xml:space="preserve"> configuration and model hyperparameters.</w:t>
      </w:r>
    </w:p>
    <w:p w14:paraId="35AAF141" w14:textId="0133A6BD" w:rsidR="00FF462C" w:rsidRPr="004C7A9C" w:rsidRDefault="00FF462C" w:rsidP="00205FC9">
      <w:pPr>
        <w:jc w:val="both"/>
        <w:rPr>
          <w:rFonts w:ascii="Times New Roman" w:eastAsiaTheme="minorEastAsia" w:hAnsi="Times New Roman" w:cs="Times New Roman"/>
          <w:color w:val="000000" w:themeColor="text1"/>
        </w:rPr>
      </w:pPr>
      <w:r w:rsidRPr="00205FC9">
        <w:rPr>
          <w:rFonts w:ascii="Times New Roman" w:eastAsiaTheme="minorEastAsia" w:hAnsi="Times New Roman" w:cs="Times New Roman"/>
          <w:b/>
          <w:bCs/>
          <w:color w:val="000000" w:themeColor="text1"/>
        </w:rPr>
        <w:lastRenderedPageBreak/>
        <w:t>External Data Source:</w:t>
      </w:r>
      <w:r w:rsidRPr="004C7A9C">
        <w:rPr>
          <w:rFonts w:ascii="Times New Roman" w:eastAsiaTheme="minorEastAsia" w:hAnsi="Times New Roman" w:cs="Times New Roman"/>
          <w:color w:val="000000" w:themeColor="text1"/>
        </w:rPr>
        <w:t xml:space="preserve"> The Kaggle </w:t>
      </w:r>
      <w:proofErr w:type="spellStart"/>
      <w:r w:rsidRPr="004C7A9C">
        <w:rPr>
          <w:rFonts w:ascii="Times New Roman" w:eastAsiaTheme="minorEastAsia" w:hAnsi="Times New Roman" w:cs="Times New Roman"/>
          <w:color w:val="000000" w:themeColor="text1"/>
        </w:rPr>
        <w:t>NObeyesdad</w:t>
      </w:r>
      <w:proofErr w:type="spellEnd"/>
      <w:r w:rsidRPr="004C7A9C">
        <w:rPr>
          <w:rFonts w:ascii="Times New Roman" w:eastAsiaTheme="minorEastAsia" w:hAnsi="Times New Roman" w:cs="Times New Roman"/>
          <w:color w:val="000000" w:themeColor="text1"/>
        </w:rPr>
        <w:t xml:space="preserve"> dataset serves as the foundational input for the offline training pipeline (Random Forest Classifier), which is then serialized into the system.</w:t>
      </w:r>
    </w:p>
    <w:p w14:paraId="7EFF5BC2" w14:textId="79F61E15" w:rsidR="00FF462C" w:rsidRPr="004C7A9C" w:rsidRDefault="00FF462C" w:rsidP="00205FC9">
      <w:pPr>
        <w:jc w:val="both"/>
        <w:rPr>
          <w:rFonts w:ascii="Times New Roman" w:eastAsiaTheme="minorEastAsia" w:hAnsi="Times New Roman" w:cs="Times New Roman"/>
          <w:color w:val="000000" w:themeColor="text1"/>
        </w:rPr>
      </w:pPr>
      <w:r w:rsidRPr="00205FC9">
        <w:rPr>
          <w:rFonts w:ascii="Times New Roman" w:eastAsiaTheme="minorEastAsia" w:hAnsi="Times New Roman" w:cs="Times New Roman"/>
          <w:b/>
          <w:bCs/>
          <w:color w:val="000000" w:themeColor="text1"/>
        </w:rPr>
        <w:t xml:space="preserve">Data Flow: </w:t>
      </w:r>
      <w:r w:rsidRPr="004C7A9C">
        <w:rPr>
          <w:rFonts w:ascii="Times New Roman" w:eastAsiaTheme="minorEastAsia" w:hAnsi="Times New Roman" w:cs="Times New Roman"/>
          <w:color w:val="000000" w:themeColor="text1"/>
        </w:rPr>
        <w:t>All user data remains within the local boundary (Local-first), adhering to the privacy constraints defined in NFR-20.</w:t>
      </w:r>
    </w:p>
    <w:p w14:paraId="36F04092" w14:textId="4F8C1EC4" w:rsidR="00E43F51" w:rsidRPr="008B17AD" w:rsidRDefault="00FF1ABE" w:rsidP="00FF1ABE">
      <w:pPr>
        <w:pStyle w:val="1"/>
        <w:rPr>
          <w:rFonts w:ascii="Times New Roman" w:hAnsi="Times New Roman" w:cs="Times New Roman" w:hint="eastAsia"/>
          <w:rPrChange w:id="33" w:author="移淼 郝" w:date="2025-11-27T08:06:00Z" w16du:dateUtc="2025-11-27T00:06:00Z">
            <w:rPr>
              <w:rFonts w:hint="eastAsia"/>
            </w:rPr>
          </w:rPrChange>
        </w:rPr>
      </w:pPr>
      <w:bookmarkStart w:id="34" w:name="_Toc215133991"/>
      <w:r w:rsidRPr="008B17AD">
        <w:rPr>
          <w:rFonts w:ascii="Times New Roman" w:hAnsi="Times New Roman" w:cs="Times New Roman" w:hint="eastAsia"/>
          <w:rPrChange w:id="35" w:author="移淼 郝" w:date="2025-11-27T08:06:00Z" w16du:dateUtc="2025-11-27T00:06:00Z">
            <w:rPr>
              <w:rFonts w:hint="eastAsia"/>
            </w:rPr>
          </w:rPrChange>
        </w:rPr>
        <w:t>2.</w:t>
      </w:r>
      <w:r w:rsidR="00E43F51" w:rsidRPr="008B17AD">
        <w:rPr>
          <w:rFonts w:ascii="Times New Roman" w:hAnsi="Times New Roman" w:cs="Times New Roman" w:hint="eastAsia"/>
          <w:rPrChange w:id="36" w:author="移淼 郝" w:date="2025-11-27T08:06:00Z" w16du:dateUtc="2025-11-27T00:06:00Z">
            <w:rPr>
              <w:rFonts w:hint="eastAsia"/>
            </w:rPr>
          </w:rPrChange>
        </w:rPr>
        <w:t>Actors &amp; Context</w:t>
      </w:r>
      <w:bookmarkEnd w:id="34"/>
    </w:p>
    <w:p w14:paraId="39E9EC31" w14:textId="14BE3C7B" w:rsidR="00E43F51" w:rsidRPr="008B17AD" w:rsidRDefault="00AE784F" w:rsidP="00AE784F">
      <w:pPr>
        <w:pStyle w:val="2"/>
        <w:rPr>
          <w:rFonts w:ascii="Times New Roman" w:hAnsi="Times New Roman" w:cs="Times New Roman" w:hint="eastAsia"/>
          <w:rPrChange w:id="37" w:author="移淼 郝" w:date="2025-11-27T08:06:00Z" w16du:dateUtc="2025-11-27T00:06:00Z">
            <w:rPr>
              <w:rFonts w:hint="eastAsia"/>
            </w:rPr>
          </w:rPrChange>
        </w:rPr>
      </w:pPr>
      <w:bookmarkStart w:id="38" w:name="_Toc215133992"/>
      <w:r w:rsidRPr="008B17AD">
        <w:rPr>
          <w:rFonts w:ascii="Times New Roman" w:hAnsi="Times New Roman" w:cs="Times New Roman" w:hint="eastAsia"/>
          <w:rPrChange w:id="39" w:author="移淼 郝" w:date="2025-11-27T08:06:00Z" w16du:dateUtc="2025-11-27T00:06:00Z">
            <w:rPr>
              <w:rFonts w:hint="eastAsia"/>
            </w:rPr>
          </w:rPrChange>
        </w:rPr>
        <w:t>2.1</w:t>
      </w:r>
      <w:r w:rsidR="00E43F51" w:rsidRPr="008B17AD">
        <w:rPr>
          <w:rFonts w:ascii="Times New Roman" w:hAnsi="Times New Roman" w:cs="Times New Roman" w:hint="eastAsia"/>
          <w:rPrChange w:id="40" w:author="移淼 郝" w:date="2025-11-27T08:06:00Z" w16du:dateUtc="2025-11-27T00:06:00Z">
            <w:rPr>
              <w:rFonts w:hint="eastAsia"/>
            </w:rPr>
          </w:rPrChange>
        </w:rPr>
        <w:t>Actors &amp; Roles</w:t>
      </w:r>
      <w:bookmarkEnd w:id="38"/>
    </w:p>
    <w:tbl>
      <w:tblPr>
        <w:tblStyle w:val="ae"/>
        <w:tblW w:w="0" w:type="auto"/>
        <w:tblLook w:val="04A0" w:firstRow="1" w:lastRow="0" w:firstColumn="1" w:lastColumn="0" w:noHBand="0" w:noVBand="1"/>
      </w:tblPr>
      <w:tblGrid>
        <w:gridCol w:w="2029"/>
        <w:gridCol w:w="2219"/>
        <w:gridCol w:w="2320"/>
        <w:gridCol w:w="1728"/>
      </w:tblGrid>
      <w:tr w:rsidR="00AE784F" w:rsidRPr="00AE784F" w14:paraId="6D1FF5F7" w14:textId="77777777" w:rsidTr="00380E2F">
        <w:tc>
          <w:tcPr>
            <w:tcW w:w="0" w:type="auto"/>
            <w:vAlign w:val="center"/>
            <w:hideMark/>
          </w:tcPr>
          <w:p w14:paraId="708D16A8" w14:textId="77777777" w:rsidR="00AE784F" w:rsidRPr="00AE784F" w:rsidRDefault="00AE784F" w:rsidP="00380E2F">
            <w:pPr>
              <w:widowControl/>
              <w:spacing w:line="240" w:lineRule="auto"/>
              <w:ind w:rightChars="171" w:right="410"/>
              <w:jc w:val="center"/>
              <w:rPr>
                <w:rFonts w:ascii="Times New Roman" w:eastAsia="宋体" w:hAnsi="Times New Roman" w:cs="Times New Roman"/>
                <w:b/>
                <w:bCs/>
                <w:kern w:val="0"/>
                <w14:ligatures w14:val="none"/>
              </w:rPr>
            </w:pPr>
            <w:r w:rsidRPr="00AE784F">
              <w:rPr>
                <w:rFonts w:ascii="Times New Roman" w:eastAsia="宋体" w:hAnsi="Times New Roman" w:cs="Times New Roman"/>
                <w:b/>
                <w:bCs/>
                <w:kern w:val="0"/>
                <w14:ligatures w14:val="none"/>
              </w:rPr>
              <w:t>Actor</w:t>
            </w:r>
          </w:p>
        </w:tc>
        <w:tc>
          <w:tcPr>
            <w:tcW w:w="2219" w:type="dxa"/>
            <w:vAlign w:val="center"/>
            <w:hideMark/>
          </w:tcPr>
          <w:p w14:paraId="6FAB1EDE" w14:textId="77777777" w:rsidR="00AE784F" w:rsidRPr="00AE784F" w:rsidRDefault="00AE784F" w:rsidP="00380E2F">
            <w:pPr>
              <w:widowControl/>
              <w:spacing w:line="240" w:lineRule="auto"/>
              <w:jc w:val="center"/>
              <w:rPr>
                <w:rFonts w:ascii="Times New Roman" w:eastAsia="宋体" w:hAnsi="Times New Roman" w:cs="Times New Roman"/>
                <w:b/>
                <w:bCs/>
                <w:kern w:val="0"/>
                <w14:ligatures w14:val="none"/>
              </w:rPr>
            </w:pPr>
            <w:r w:rsidRPr="00AE784F">
              <w:rPr>
                <w:rFonts w:ascii="Times New Roman" w:eastAsia="宋体" w:hAnsi="Times New Roman" w:cs="Times New Roman"/>
                <w:b/>
                <w:bCs/>
                <w:kern w:val="0"/>
                <w14:ligatures w14:val="none"/>
              </w:rPr>
              <w:t>Capabilities</w:t>
            </w:r>
          </w:p>
        </w:tc>
        <w:tc>
          <w:tcPr>
            <w:tcW w:w="2320" w:type="dxa"/>
            <w:vAlign w:val="center"/>
            <w:hideMark/>
          </w:tcPr>
          <w:p w14:paraId="12CC23F6" w14:textId="77777777" w:rsidR="00AE784F" w:rsidRPr="00AE784F" w:rsidRDefault="00AE784F" w:rsidP="00380E2F">
            <w:pPr>
              <w:widowControl/>
              <w:spacing w:line="240" w:lineRule="auto"/>
              <w:jc w:val="center"/>
              <w:rPr>
                <w:rFonts w:ascii="Times New Roman" w:eastAsia="宋体" w:hAnsi="Times New Roman" w:cs="Times New Roman"/>
                <w:b/>
                <w:bCs/>
                <w:kern w:val="0"/>
                <w14:ligatures w14:val="none"/>
              </w:rPr>
            </w:pPr>
            <w:r w:rsidRPr="00AE784F">
              <w:rPr>
                <w:rFonts w:ascii="Times New Roman" w:eastAsia="宋体" w:hAnsi="Times New Roman" w:cs="Times New Roman"/>
                <w:b/>
                <w:bCs/>
                <w:kern w:val="0"/>
                <w14:ligatures w14:val="none"/>
              </w:rPr>
              <w:t>Read/Write Scope</w:t>
            </w:r>
          </w:p>
        </w:tc>
        <w:tc>
          <w:tcPr>
            <w:tcW w:w="0" w:type="auto"/>
            <w:vAlign w:val="center"/>
            <w:hideMark/>
          </w:tcPr>
          <w:p w14:paraId="3C8C4AD7" w14:textId="77777777" w:rsidR="00AE784F" w:rsidRPr="00AE784F" w:rsidRDefault="00AE784F" w:rsidP="00380E2F">
            <w:pPr>
              <w:widowControl/>
              <w:spacing w:line="240" w:lineRule="auto"/>
              <w:jc w:val="center"/>
              <w:rPr>
                <w:rFonts w:ascii="Times New Roman" w:eastAsia="宋体" w:hAnsi="Times New Roman" w:cs="Times New Roman"/>
                <w:b/>
                <w:bCs/>
                <w:kern w:val="0"/>
                <w14:ligatures w14:val="none"/>
              </w:rPr>
            </w:pPr>
            <w:r w:rsidRPr="00AE784F">
              <w:rPr>
                <w:rFonts w:ascii="Times New Roman" w:eastAsia="宋体" w:hAnsi="Times New Roman" w:cs="Times New Roman"/>
                <w:b/>
                <w:bCs/>
                <w:kern w:val="0"/>
                <w14:ligatures w14:val="none"/>
              </w:rPr>
              <w:t>Key Pages/APIs</w:t>
            </w:r>
          </w:p>
        </w:tc>
      </w:tr>
      <w:tr w:rsidR="00AE784F" w:rsidRPr="00AE784F" w14:paraId="2FF12C7C" w14:textId="77777777" w:rsidTr="00380E2F">
        <w:tc>
          <w:tcPr>
            <w:tcW w:w="0" w:type="auto"/>
            <w:vAlign w:val="center"/>
            <w:hideMark/>
          </w:tcPr>
          <w:p w14:paraId="7E2BF917" w14:textId="77777777" w:rsidR="00AE784F" w:rsidRPr="00AE784F" w:rsidRDefault="00AE784F" w:rsidP="00380E2F">
            <w:pPr>
              <w:widowControl/>
              <w:spacing w:line="240" w:lineRule="auto"/>
              <w:jc w:val="center"/>
              <w:rPr>
                <w:rFonts w:ascii="Times New Roman" w:eastAsia="宋体" w:hAnsi="Times New Roman" w:cs="Times New Roman"/>
                <w:kern w:val="0"/>
                <w14:ligatures w14:val="none"/>
              </w:rPr>
            </w:pPr>
            <w:r w:rsidRPr="00AE784F">
              <w:rPr>
                <w:rFonts w:ascii="Times New Roman" w:eastAsia="宋体" w:hAnsi="Times New Roman" w:cs="Times New Roman"/>
                <w:kern w:val="0"/>
                <w14:ligatures w14:val="none"/>
              </w:rPr>
              <w:t>End User</w:t>
            </w:r>
          </w:p>
        </w:tc>
        <w:tc>
          <w:tcPr>
            <w:tcW w:w="2219" w:type="dxa"/>
            <w:vAlign w:val="center"/>
            <w:hideMark/>
          </w:tcPr>
          <w:p w14:paraId="77FFEB00" w14:textId="5D103B30" w:rsidR="00AE784F" w:rsidRPr="00AE784F" w:rsidRDefault="00AE784F" w:rsidP="00380E2F">
            <w:pPr>
              <w:widowControl/>
              <w:spacing w:line="240" w:lineRule="auto"/>
              <w:jc w:val="center"/>
              <w:rPr>
                <w:rFonts w:ascii="Times New Roman" w:eastAsia="宋体" w:hAnsi="Times New Roman" w:cs="Times New Roman"/>
                <w:kern w:val="0"/>
                <w14:ligatures w14:val="none"/>
              </w:rPr>
            </w:pPr>
            <w:r w:rsidRPr="00AE784F">
              <w:rPr>
                <w:rFonts w:ascii="Times New Roman" w:eastAsia="宋体" w:hAnsi="Times New Roman" w:cs="Times New Roman"/>
                <w:kern w:val="0"/>
                <w14:ligatures w14:val="none"/>
              </w:rPr>
              <w:t xml:space="preserve">Enter data, view trends, see risk </w:t>
            </w:r>
            <w:r w:rsidR="00380E2F">
              <w:rPr>
                <w:rFonts w:ascii="Times New Roman" w:eastAsia="宋体" w:hAnsi="Times New Roman" w:cs="Times New Roman" w:hint="eastAsia"/>
                <w:kern w:val="0"/>
                <w14:ligatures w14:val="none"/>
              </w:rPr>
              <w:t>and</w:t>
            </w:r>
            <w:r w:rsidRPr="00AE784F">
              <w:rPr>
                <w:rFonts w:ascii="Times New Roman" w:eastAsia="宋体" w:hAnsi="Times New Roman" w:cs="Times New Roman"/>
                <w:kern w:val="0"/>
                <w14:ligatures w14:val="none"/>
              </w:rPr>
              <w:t xml:space="preserve"> rationale, export results, get recommendations</w:t>
            </w:r>
          </w:p>
        </w:tc>
        <w:tc>
          <w:tcPr>
            <w:tcW w:w="2320" w:type="dxa"/>
            <w:vAlign w:val="center"/>
            <w:hideMark/>
          </w:tcPr>
          <w:p w14:paraId="2FE764C0" w14:textId="77777777" w:rsidR="00AE784F" w:rsidRPr="00AE784F" w:rsidRDefault="00AE784F" w:rsidP="00380E2F">
            <w:pPr>
              <w:widowControl/>
              <w:spacing w:line="240" w:lineRule="auto"/>
              <w:jc w:val="center"/>
              <w:rPr>
                <w:rFonts w:ascii="Times New Roman" w:eastAsia="宋体" w:hAnsi="Times New Roman" w:cs="Times New Roman"/>
                <w:kern w:val="0"/>
                <w14:ligatures w14:val="none"/>
              </w:rPr>
            </w:pPr>
            <w:r w:rsidRPr="00AE784F">
              <w:rPr>
                <w:rFonts w:ascii="Times New Roman" w:eastAsia="宋体" w:hAnsi="Times New Roman" w:cs="Times New Roman"/>
                <w:kern w:val="0"/>
                <w14:ligatures w14:val="none"/>
              </w:rPr>
              <w:t>R/W local records</w:t>
            </w:r>
          </w:p>
        </w:tc>
        <w:tc>
          <w:tcPr>
            <w:tcW w:w="0" w:type="auto"/>
            <w:vAlign w:val="center"/>
            <w:hideMark/>
          </w:tcPr>
          <w:p w14:paraId="5B10D611" w14:textId="48C49ABD" w:rsidR="00AE784F" w:rsidRPr="00AE784F" w:rsidRDefault="00AE784F" w:rsidP="00380E2F">
            <w:pPr>
              <w:widowControl/>
              <w:spacing w:line="240" w:lineRule="auto"/>
              <w:jc w:val="center"/>
              <w:rPr>
                <w:rFonts w:ascii="Times New Roman" w:eastAsia="宋体" w:hAnsi="Times New Roman" w:cs="Times New Roman"/>
                <w:kern w:val="0"/>
                <w14:ligatures w14:val="none"/>
              </w:rPr>
            </w:pPr>
            <w:r w:rsidRPr="00AE784F">
              <w:rPr>
                <w:rFonts w:ascii="Times New Roman" w:eastAsia="宋体" w:hAnsi="Times New Roman" w:cs="Times New Roman"/>
                <w:kern w:val="0"/>
                <w14:ligatures w14:val="none"/>
              </w:rPr>
              <w:t>Form</w:t>
            </w:r>
            <w:r w:rsidR="00380E2F">
              <w:rPr>
                <w:rFonts w:ascii="Times New Roman" w:eastAsia="宋体" w:hAnsi="Times New Roman" w:cs="Times New Roman" w:hint="eastAsia"/>
                <w:kern w:val="0"/>
                <w14:ligatures w14:val="none"/>
              </w:rPr>
              <w:t xml:space="preserve">, </w:t>
            </w:r>
            <w:r w:rsidRPr="00AE784F">
              <w:rPr>
                <w:rFonts w:ascii="Times New Roman" w:eastAsia="宋体" w:hAnsi="Times New Roman" w:cs="Times New Roman"/>
                <w:kern w:val="0"/>
                <w14:ligatures w14:val="none"/>
              </w:rPr>
              <w:t>Trends</w:t>
            </w:r>
            <w:r w:rsidR="00380E2F">
              <w:rPr>
                <w:rFonts w:ascii="Times New Roman" w:eastAsia="宋体" w:hAnsi="Times New Roman" w:cs="Times New Roman" w:hint="eastAsia"/>
                <w:kern w:val="0"/>
                <w14:ligatures w14:val="none"/>
              </w:rPr>
              <w:t xml:space="preserve">, </w:t>
            </w:r>
            <w:r w:rsidRPr="00AE784F">
              <w:rPr>
                <w:rFonts w:ascii="Times New Roman" w:eastAsia="宋体" w:hAnsi="Times New Roman" w:cs="Times New Roman"/>
                <w:kern w:val="0"/>
                <w14:ligatures w14:val="none"/>
              </w:rPr>
              <w:t>Assessment</w:t>
            </w:r>
            <w:r w:rsidR="00380E2F">
              <w:rPr>
                <w:rFonts w:ascii="Times New Roman" w:eastAsia="宋体" w:hAnsi="Times New Roman" w:cs="Times New Roman" w:hint="eastAsia"/>
                <w:kern w:val="0"/>
                <w14:ligatures w14:val="none"/>
              </w:rPr>
              <w:t xml:space="preserve">, </w:t>
            </w:r>
            <w:r w:rsidRPr="00AE784F">
              <w:rPr>
                <w:rFonts w:ascii="Times New Roman" w:eastAsia="宋体" w:hAnsi="Times New Roman" w:cs="Times New Roman"/>
                <w:kern w:val="0"/>
                <w14:ligatures w14:val="none"/>
              </w:rPr>
              <w:t>PDF</w:t>
            </w:r>
          </w:p>
        </w:tc>
      </w:tr>
      <w:tr w:rsidR="00AE784F" w:rsidRPr="00AE784F" w14:paraId="49E8C523" w14:textId="77777777" w:rsidTr="00380E2F">
        <w:tc>
          <w:tcPr>
            <w:tcW w:w="0" w:type="auto"/>
            <w:vAlign w:val="center"/>
            <w:hideMark/>
          </w:tcPr>
          <w:p w14:paraId="52445083" w14:textId="4E894878" w:rsidR="00AE784F" w:rsidRPr="00AE784F" w:rsidRDefault="00103F05" w:rsidP="00380E2F">
            <w:pPr>
              <w:widowControl/>
              <w:spacing w:line="240" w:lineRule="auto"/>
              <w:jc w:val="center"/>
              <w:rPr>
                <w:rFonts w:ascii="Times New Roman" w:eastAsia="宋体" w:hAnsi="Times New Roman" w:cs="Times New Roman"/>
                <w:kern w:val="0"/>
                <w14:ligatures w14:val="none"/>
              </w:rPr>
            </w:pPr>
            <w:r w:rsidRPr="00103F05">
              <w:rPr>
                <w:rFonts w:ascii="Times New Roman" w:eastAsia="宋体" w:hAnsi="Times New Roman" w:cs="Times New Roman"/>
                <w:kern w:val="0"/>
                <w14:ligatures w14:val="none"/>
              </w:rPr>
              <w:t>Developer</w:t>
            </w:r>
          </w:p>
        </w:tc>
        <w:tc>
          <w:tcPr>
            <w:tcW w:w="2219" w:type="dxa"/>
            <w:vAlign w:val="center"/>
            <w:hideMark/>
          </w:tcPr>
          <w:p w14:paraId="21D185A9" w14:textId="7A15DDC6" w:rsidR="00AE784F" w:rsidRPr="00AE784F" w:rsidRDefault="00AE784F" w:rsidP="00380E2F">
            <w:pPr>
              <w:widowControl/>
              <w:spacing w:line="240" w:lineRule="auto"/>
              <w:jc w:val="center"/>
              <w:rPr>
                <w:rFonts w:ascii="Times New Roman" w:eastAsia="宋体" w:hAnsi="Times New Roman" w:cs="Times New Roman"/>
                <w:kern w:val="0"/>
                <w14:ligatures w14:val="none"/>
              </w:rPr>
            </w:pPr>
            <w:r w:rsidRPr="00AE784F">
              <w:rPr>
                <w:rFonts w:ascii="Times New Roman" w:eastAsia="宋体" w:hAnsi="Times New Roman" w:cs="Times New Roman"/>
                <w:kern w:val="0"/>
                <w14:ligatures w14:val="none"/>
              </w:rPr>
              <w:t>Train</w:t>
            </w:r>
            <w:r w:rsidR="00380E2F">
              <w:rPr>
                <w:rFonts w:ascii="Times New Roman" w:eastAsia="宋体" w:hAnsi="Times New Roman" w:cs="Times New Roman" w:hint="eastAsia"/>
                <w:kern w:val="0"/>
                <w14:ligatures w14:val="none"/>
              </w:rPr>
              <w:t xml:space="preserve"> or </w:t>
            </w:r>
            <w:r w:rsidRPr="00AE784F">
              <w:rPr>
                <w:rFonts w:ascii="Times New Roman" w:eastAsia="宋体" w:hAnsi="Times New Roman" w:cs="Times New Roman"/>
                <w:kern w:val="0"/>
                <w14:ligatures w14:val="none"/>
              </w:rPr>
              <w:t>update models, configure rules, inspect logs</w:t>
            </w:r>
          </w:p>
        </w:tc>
        <w:tc>
          <w:tcPr>
            <w:tcW w:w="2320" w:type="dxa"/>
            <w:vAlign w:val="center"/>
            <w:hideMark/>
          </w:tcPr>
          <w:p w14:paraId="7E017696" w14:textId="77777777" w:rsidR="00AE784F" w:rsidRPr="00AE784F" w:rsidRDefault="00AE784F" w:rsidP="00380E2F">
            <w:pPr>
              <w:widowControl/>
              <w:spacing w:line="240" w:lineRule="auto"/>
              <w:jc w:val="center"/>
              <w:rPr>
                <w:rFonts w:ascii="Times New Roman" w:eastAsia="宋体" w:hAnsi="Times New Roman" w:cs="Times New Roman"/>
                <w:kern w:val="0"/>
                <w14:ligatures w14:val="none"/>
              </w:rPr>
            </w:pPr>
            <w:r w:rsidRPr="00AE784F">
              <w:rPr>
                <w:rFonts w:ascii="Times New Roman" w:eastAsia="宋体" w:hAnsi="Times New Roman" w:cs="Times New Roman"/>
                <w:kern w:val="0"/>
                <w14:ligatures w14:val="none"/>
              </w:rPr>
              <w:t>R/W models/config/logs</w:t>
            </w:r>
          </w:p>
        </w:tc>
        <w:tc>
          <w:tcPr>
            <w:tcW w:w="0" w:type="auto"/>
            <w:vAlign w:val="center"/>
            <w:hideMark/>
          </w:tcPr>
          <w:p w14:paraId="192F62AA" w14:textId="695F646D" w:rsidR="00AE784F" w:rsidRPr="00AE784F" w:rsidRDefault="00AE784F" w:rsidP="00380E2F">
            <w:pPr>
              <w:widowControl/>
              <w:spacing w:line="240" w:lineRule="auto"/>
              <w:jc w:val="center"/>
              <w:rPr>
                <w:rFonts w:ascii="Times New Roman" w:eastAsia="宋体" w:hAnsi="Times New Roman" w:cs="Times New Roman"/>
                <w:kern w:val="0"/>
                <w14:ligatures w14:val="none"/>
              </w:rPr>
            </w:pPr>
            <w:r w:rsidRPr="00AE784F">
              <w:rPr>
                <w:rFonts w:ascii="Times New Roman" w:eastAsia="宋体" w:hAnsi="Times New Roman" w:cs="Times New Roman"/>
                <w:kern w:val="0"/>
                <w14:ligatures w14:val="none"/>
              </w:rPr>
              <w:t>Scripts</w:t>
            </w:r>
            <w:r w:rsidR="00380E2F">
              <w:rPr>
                <w:rFonts w:ascii="Times New Roman" w:eastAsia="宋体" w:hAnsi="Times New Roman" w:cs="Times New Roman" w:hint="eastAsia"/>
                <w:kern w:val="0"/>
                <w14:ligatures w14:val="none"/>
              </w:rPr>
              <w:t xml:space="preserve">, </w:t>
            </w:r>
            <w:r w:rsidRPr="00AE784F">
              <w:rPr>
                <w:rFonts w:ascii="Times New Roman" w:eastAsia="宋体" w:hAnsi="Times New Roman" w:cs="Times New Roman"/>
                <w:kern w:val="0"/>
                <w14:ligatures w14:val="none"/>
              </w:rPr>
              <w:t>Configuration</w:t>
            </w:r>
          </w:p>
        </w:tc>
      </w:tr>
      <w:tr w:rsidR="00AE784F" w:rsidRPr="00AE784F" w14:paraId="7B3A7E56" w14:textId="77777777" w:rsidTr="00380E2F">
        <w:tc>
          <w:tcPr>
            <w:tcW w:w="0" w:type="auto"/>
            <w:vAlign w:val="center"/>
            <w:hideMark/>
          </w:tcPr>
          <w:p w14:paraId="01DF9E18" w14:textId="77777777" w:rsidR="00AE784F" w:rsidRPr="00AE784F" w:rsidRDefault="00AE784F" w:rsidP="00380E2F">
            <w:pPr>
              <w:widowControl/>
              <w:spacing w:line="240" w:lineRule="auto"/>
              <w:jc w:val="center"/>
              <w:rPr>
                <w:rFonts w:ascii="Times New Roman" w:eastAsia="宋体" w:hAnsi="Times New Roman" w:cs="Times New Roman"/>
                <w:kern w:val="0"/>
                <w14:ligatures w14:val="none"/>
              </w:rPr>
            </w:pPr>
            <w:r w:rsidRPr="00AE784F">
              <w:rPr>
                <w:rFonts w:ascii="Times New Roman" w:eastAsia="宋体" w:hAnsi="Times New Roman" w:cs="Times New Roman"/>
                <w:kern w:val="0"/>
                <w14:ligatures w14:val="none"/>
              </w:rPr>
              <w:t>Supervisor/Marker</w:t>
            </w:r>
          </w:p>
        </w:tc>
        <w:tc>
          <w:tcPr>
            <w:tcW w:w="2219" w:type="dxa"/>
            <w:vAlign w:val="center"/>
            <w:hideMark/>
          </w:tcPr>
          <w:p w14:paraId="7AC0B20B" w14:textId="77777777" w:rsidR="00AE784F" w:rsidRPr="00AE784F" w:rsidRDefault="00AE784F" w:rsidP="00380E2F">
            <w:pPr>
              <w:widowControl/>
              <w:spacing w:line="240" w:lineRule="auto"/>
              <w:jc w:val="center"/>
              <w:rPr>
                <w:rFonts w:ascii="Times New Roman" w:eastAsia="宋体" w:hAnsi="Times New Roman" w:cs="Times New Roman"/>
                <w:kern w:val="0"/>
                <w14:ligatures w14:val="none"/>
              </w:rPr>
            </w:pPr>
            <w:r w:rsidRPr="00AE784F">
              <w:rPr>
                <w:rFonts w:ascii="Times New Roman" w:eastAsia="宋体" w:hAnsi="Times New Roman" w:cs="Times New Roman"/>
                <w:kern w:val="0"/>
                <w14:ligatures w14:val="none"/>
              </w:rPr>
              <w:t>View demo, sample PDFs, and metrics</w:t>
            </w:r>
          </w:p>
        </w:tc>
        <w:tc>
          <w:tcPr>
            <w:tcW w:w="2320" w:type="dxa"/>
            <w:vAlign w:val="center"/>
            <w:hideMark/>
          </w:tcPr>
          <w:p w14:paraId="4D7B3A19" w14:textId="77777777" w:rsidR="00AE784F" w:rsidRPr="00AE784F" w:rsidRDefault="00AE784F" w:rsidP="00380E2F">
            <w:pPr>
              <w:widowControl/>
              <w:spacing w:line="240" w:lineRule="auto"/>
              <w:jc w:val="center"/>
              <w:rPr>
                <w:rFonts w:ascii="Times New Roman" w:eastAsia="宋体" w:hAnsi="Times New Roman" w:cs="Times New Roman"/>
                <w:kern w:val="0"/>
                <w14:ligatures w14:val="none"/>
              </w:rPr>
            </w:pPr>
            <w:r w:rsidRPr="00AE784F">
              <w:rPr>
                <w:rFonts w:ascii="Times New Roman" w:eastAsia="宋体" w:hAnsi="Times New Roman" w:cs="Times New Roman"/>
                <w:kern w:val="0"/>
                <w14:ligatures w14:val="none"/>
              </w:rPr>
              <w:t>Read-only</w:t>
            </w:r>
          </w:p>
        </w:tc>
        <w:tc>
          <w:tcPr>
            <w:tcW w:w="0" w:type="auto"/>
            <w:vAlign w:val="center"/>
            <w:hideMark/>
          </w:tcPr>
          <w:p w14:paraId="0B70A36F" w14:textId="01DC7608" w:rsidR="00AE784F" w:rsidRPr="00AE784F" w:rsidRDefault="00AE784F" w:rsidP="00380E2F">
            <w:pPr>
              <w:widowControl/>
              <w:spacing w:line="240" w:lineRule="auto"/>
              <w:jc w:val="center"/>
              <w:rPr>
                <w:rFonts w:ascii="Times New Roman" w:eastAsia="宋体" w:hAnsi="Times New Roman" w:cs="Times New Roman"/>
                <w:kern w:val="0"/>
                <w14:ligatures w14:val="none"/>
              </w:rPr>
            </w:pPr>
            <w:r w:rsidRPr="00AE784F">
              <w:rPr>
                <w:rFonts w:ascii="Times New Roman" w:eastAsia="宋体" w:hAnsi="Times New Roman" w:cs="Times New Roman"/>
                <w:kern w:val="0"/>
                <w14:ligatures w14:val="none"/>
              </w:rPr>
              <w:t>Demo UI</w:t>
            </w:r>
            <w:r w:rsidR="00380E2F">
              <w:rPr>
                <w:rFonts w:ascii="Times New Roman" w:eastAsia="宋体" w:hAnsi="Times New Roman" w:cs="Times New Roman" w:hint="eastAsia"/>
                <w:kern w:val="0"/>
                <w14:ligatures w14:val="none"/>
              </w:rPr>
              <w:t xml:space="preserve">, </w:t>
            </w:r>
            <w:r w:rsidRPr="00AE784F">
              <w:rPr>
                <w:rFonts w:ascii="Times New Roman" w:eastAsia="宋体" w:hAnsi="Times New Roman" w:cs="Times New Roman"/>
                <w:kern w:val="0"/>
                <w14:ligatures w14:val="none"/>
              </w:rPr>
              <w:t>Reports</w:t>
            </w:r>
          </w:p>
        </w:tc>
      </w:tr>
      <w:tr w:rsidR="00AE784F" w:rsidRPr="00AE784F" w14:paraId="2080BA0D" w14:textId="77777777" w:rsidTr="00380E2F">
        <w:tc>
          <w:tcPr>
            <w:tcW w:w="0" w:type="auto"/>
            <w:vAlign w:val="center"/>
            <w:hideMark/>
          </w:tcPr>
          <w:p w14:paraId="0E0D9F1C" w14:textId="77777777" w:rsidR="00AE784F" w:rsidRPr="00AE784F" w:rsidRDefault="00AE784F" w:rsidP="00380E2F">
            <w:pPr>
              <w:widowControl/>
              <w:spacing w:line="240" w:lineRule="auto"/>
              <w:jc w:val="center"/>
              <w:rPr>
                <w:rFonts w:ascii="Times New Roman" w:eastAsia="宋体" w:hAnsi="Times New Roman" w:cs="Times New Roman"/>
                <w:kern w:val="0"/>
                <w14:ligatures w14:val="none"/>
              </w:rPr>
            </w:pPr>
            <w:r w:rsidRPr="00AE784F">
              <w:rPr>
                <w:rFonts w:ascii="Times New Roman" w:eastAsia="宋体" w:hAnsi="Times New Roman" w:cs="Times New Roman"/>
                <w:kern w:val="0"/>
                <w14:ligatures w14:val="none"/>
              </w:rPr>
              <w:t>Model API</w:t>
            </w:r>
          </w:p>
        </w:tc>
        <w:tc>
          <w:tcPr>
            <w:tcW w:w="2219" w:type="dxa"/>
            <w:vAlign w:val="center"/>
            <w:hideMark/>
          </w:tcPr>
          <w:p w14:paraId="3B9D9E02" w14:textId="77777777" w:rsidR="00AE784F" w:rsidRPr="00AE784F" w:rsidRDefault="00AE784F" w:rsidP="00380E2F">
            <w:pPr>
              <w:widowControl/>
              <w:spacing w:line="240" w:lineRule="auto"/>
              <w:jc w:val="center"/>
              <w:rPr>
                <w:rFonts w:ascii="Times New Roman" w:eastAsia="宋体" w:hAnsi="Times New Roman" w:cs="Times New Roman"/>
                <w:kern w:val="0"/>
                <w14:ligatures w14:val="none"/>
              </w:rPr>
            </w:pPr>
            <w:r w:rsidRPr="00AE784F">
              <w:rPr>
                <w:rFonts w:ascii="Times New Roman" w:eastAsia="宋体" w:hAnsi="Times New Roman" w:cs="Times New Roman"/>
                <w:kern w:val="0"/>
                <w14:ligatures w14:val="none"/>
              </w:rPr>
              <w:t>Accept JSON and return predictions</w:t>
            </w:r>
          </w:p>
        </w:tc>
        <w:tc>
          <w:tcPr>
            <w:tcW w:w="2320" w:type="dxa"/>
            <w:vAlign w:val="center"/>
            <w:hideMark/>
          </w:tcPr>
          <w:p w14:paraId="28C38C58" w14:textId="77777777" w:rsidR="00AE784F" w:rsidRPr="00AE784F" w:rsidRDefault="00AE784F" w:rsidP="00380E2F">
            <w:pPr>
              <w:widowControl/>
              <w:spacing w:line="240" w:lineRule="auto"/>
              <w:jc w:val="center"/>
              <w:rPr>
                <w:rFonts w:ascii="Times New Roman" w:eastAsia="宋体" w:hAnsi="Times New Roman" w:cs="Times New Roman"/>
                <w:kern w:val="0"/>
                <w14:ligatures w14:val="none"/>
              </w:rPr>
            </w:pPr>
            <w:r w:rsidRPr="00AE784F">
              <w:rPr>
                <w:rFonts w:ascii="Times New Roman" w:eastAsia="宋体" w:hAnsi="Times New Roman" w:cs="Times New Roman"/>
                <w:kern w:val="0"/>
                <w14:ligatures w14:val="none"/>
              </w:rPr>
              <w:t>No persistence (stateless)</w:t>
            </w:r>
          </w:p>
        </w:tc>
        <w:tc>
          <w:tcPr>
            <w:tcW w:w="0" w:type="auto"/>
            <w:vAlign w:val="center"/>
            <w:hideMark/>
          </w:tcPr>
          <w:p w14:paraId="70EBC8BC" w14:textId="01A8CE20" w:rsidR="00AE784F" w:rsidRPr="00AE784F" w:rsidRDefault="00AE784F" w:rsidP="00380E2F">
            <w:pPr>
              <w:widowControl/>
              <w:spacing w:line="240" w:lineRule="auto"/>
              <w:jc w:val="center"/>
              <w:rPr>
                <w:rFonts w:ascii="Times New Roman" w:eastAsia="宋体" w:hAnsi="Times New Roman" w:cs="Times New Roman"/>
                <w:kern w:val="0"/>
                <w14:ligatures w14:val="none"/>
              </w:rPr>
            </w:pPr>
            <w:r w:rsidRPr="00AE784F">
              <w:rPr>
                <w:rFonts w:ascii="Times New Roman" w:eastAsiaTheme="majorEastAsia" w:hAnsi="Times New Roman" w:cs="Times New Roman"/>
                <w:kern w:val="0"/>
                <w14:ligatures w14:val="none"/>
              </w:rPr>
              <w:t>predict</w:t>
            </w:r>
          </w:p>
        </w:tc>
      </w:tr>
    </w:tbl>
    <w:p w14:paraId="3DCB2C1B" w14:textId="24F6F7F0" w:rsidR="00CF2F4D" w:rsidRPr="00CF2F4D" w:rsidRDefault="00B04544" w:rsidP="00CF2F4D">
      <w:pPr>
        <w:jc w:val="center"/>
        <w:rPr>
          <w:rFonts w:asciiTheme="majorHAnsi" w:eastAsia="黑体" w:hAnsiTheme="majorHAnsi" w:cstheme="majorBidi" w:hint="eastAsia"/>
          <w:sz w:val="20"/>
          <w:szCs w:val="20"/>
        </w:rPr>
      </w:pPr>
      <w:bookmarkStart w:id="41" w:name="_Hlk215138411"/>
      <w:bookmarkStart w:id="42" w:name="_Toc215133993"/>
      <w:r>
        <w:rPr>
          <w:rFonts w:asciiTheme="majorHAnsi" w:eastAsia="黑体" w:hAnsiTheme="majorHAnsi" w:cstheme="majorBidi" w:hint="eastAsia"/>
          <w:b/>
          <w:bCs/>
          <w:sz w:val="20"/>
          <w:szCs w:val="20"/>
        </w:rPr>
        <w:t xml:space="preserve">Table </w:t>
      </w:r>
      <w:r w:rsidR="00CF2F4D" w:rsidRPr="00B04544">
        <w:rPr>
          <w:rFonts w:asciiTheme="majorHAnsi" w:eastAsia="黑体" w:hAnsiTheme="majorHAnsi" w:cstheme="majorBidi" w:hint="eastAsia"/>
          <w:b/>
          <w:bCs/>
          <w:sz w:val="20"/>
          <w:szCs w:val="20"/>
        </w:rPr>
        <w:t>2.1</w:t>
      </w:r>
      <w:r w:rsidR="00CF2F4D" w:rsidRPr="00CF2F4D">
        <w:rPr>
          <w:rFonts w:asciiTheme="majorHAnsi" w:eastAsia="黑体" w:hAnsiTheme="majorHAnsi" w:cstheme="majorBidi" w:hint="eastAsia"/>
          <w:sz w:val="20"/>
          <w:szCs w:val="20"/>
        </w:rPr>
        <w:t>：</w:t>
      </w:r>
      <w:r w:rsidR="00CF2F4D" w:rsidRPr="00CF2F4D">
        <w:rPr>
          <w:rFonts w:asciiTheme="majorHAnsi" w:eastAsia="黑体" w:hAnsiTheme="majorHAnsi" w:cstheme="majorBidi"/>
          <w:sz w:val="20"/>
          <w:szCs w:val="20"/>
        </w:rPr>
        <w:t>System Actors and Access Capabilities.</w:t>
      </w:r>
    </w:p>
    <w:bookmarkEnd w:id="41"/>
    <w:p w14:paraId="5E16F4C2" w14:textId="6AE712DA" w:rsidR="00E43F51" w:rsidRPr="008B17AD" w:rsidRDefault="00AE784F" w:rsidP="00AE784F">
      <w:pPr>
        <w:pStyle w:val="2"/>
        <w:rPr>
          <w:rFonts w:ascii="Times New Roman" w:hAnsi="Times New Roman" w:cs="Times New Roman" w:hint="eastAsia"/>
          <w:rPrChange w:id="43" w:author="移淼 郝" w:date="2025-11-27T08:06:00Z" w16du:dateUtc="2025-11-27T00:06:00Z">
            <w:rPr>
              <w:rFonts w:hint="eastAsia"/>
            </w:rPr>
          </w:rPrChange>
        </w:rPr>
      </w:pPr>
      <w:r w:rsidRPr="008B17AD">
        <w:rPr>
          <w:rFonts w:ascii="Times New Roman" w:hAnsi="Times New Roman" w:cs="Times New Roman" w:hint="eastAsia"/>
          <w:rPrChange w:id="44" w:author="移淼 郝" w:date="2025-11-27T08:06:00Z" w16du:dateUtc="2025-11-27T00:06:00Z">
            <w:rPr>
              <w:rFonts w:hint="eastAsia"/>
            </w:rPr>
          </w:rPrChange>
        </w:rPr>
        <w:t>2.2</w:t>
      </w:r>
      <w:r w:rsidR="00E43F51" w:rsidRPr="008B17AD">
        <w:rPr>
          <w:rFonts w:ascii="Times New Roman" w:hAnsi="Times New Roman" w:cs="Times New Roman" w:hint="eastAsia"/>
          <w:rPrChange w:id="45" w:author="移淼 郝" w:date="2025-11-27T08:06:00Z" w16du:dateUtc="2025-11-27T00:06:00Z">
            <w:rPr>
              <w:rFonts w:hint="eastAsia"/>
            </w:rPr>
          </w:rPrChange>
        </w:rPr>
        <w:t>Context</w:t>
      </w:r>
      <w:bookmarkEnd w:id="42"/>
    </w:p>
    <w:p w14:paraId="7909A42F" w14:textId="77777777" w:rsidR="00F31D21" w:rsidRPr="005B7523" w:rsidRDefault="00A312E3">
      <w:pPr>
        <w:jc w:val="both"/>
        <w:rPr>
          <w:rFonts w:ascii="Times New Roman" w:eastAsiaTheme="minorEastAsia" w:hAnsi="Times New Roman" w:cs="Times New Roman"/>
          <w:color w:val="000000" w:themeColor="text1"/>
          <w:rPrChange w:id="46" w:author="移淼 郝" w:date="2025-10-20T22:31:00Z" w16du:dateUtc="2025-10-20T14:31:00Z">
            <w:rPr>
              <w:rFonts w:ascii="Times New Roman" w:eastAsiaTheme="minorEastAsia" w:hAnsi="Times New Roman" w:cs="Times New Roman"/>
            </w:rPr>
          </w:rPrChange>
        </w:rPr>
      </w:pPr>
      <w:r w:rsidRPr="00A312E3">
        <w:rPr>
          <w:rFonts w:ascii="Times New Roman" w:eastAsiaTheme="minorEastAsia" w:hAnsi="Times New Roman" w:cs="Times New Roman"/>
        </w:rPr>
        <w:t>The UI layer is responsible for reading pre-</w:t>
      </w:r>
      <w:proofErr w:type="gramStart"/>
      <w:r w:rsidRPr="00A312E3">
        <w:rPr>
          <w:rFonts w:ascii="Times New Roman" w:eastAsiaTheme="minorEastAsia" w:hAnsi="Times New Roman" w:cs="Times New Roman"/>
        </w:rPr>
        <w:t>trained .joblib</w:t>
      </w:r>
      <w:proofErr w:type="gramEnd"/>
      <w:r w:rsidRPr="00A312E3">
        <w:rPr>
          <w:rFonts w:ascii="Times New Roman" w:eastAsiaTheme="minorEastAsia" w:hAnsi="Times New Roman" w:cs="Times New Roman"/>
        </w:rPr>
        <w:t xml:space="preserve"> model files and rule configurations. </w:t>
      </w:r>
      <w:r w:rsidR="001905BD" w:rsidRPr="005B7523">
        <w:rPr>
          <w:rFonts w:ascii="Times New Roman" w:eastAsiaTheme="minorEastAsia" w:hAnsi="Times New Roman" w:cs="Times New Roman"/>
          <w:color w:val="000000" w:themeColor="text1"/>
          <w:rPrChange w:id="47" w:author="移淼 郝" w:date="2025-10-20T22:31:00Z" w16du:dateUtc="2025-10-20T14:31:00Z">
            <w:rPr>
              <w:rFonts w:ascii="Times New Roman" w:eastAsiaTheme="minorEastAsia" w:hAnsi="Times New Roman" w:cs="Times New Roman"/>
            </w:rPr>
          </w:rPrChange>
        </w:rPr>
        <w:t xml:space="preserve">We evaluated Python's built-in pickle format alongside other </w:t>
      </w:r>
      <w:proofErr w:type="spellStart"/>
      <w:r w:rsidR="001905BD" w:rsidRPr="005B7523">
        <w:rPr>
          <w:rFonts w:ascii="Times New Roman" w:eastAsiaTheme="minorEastAsia" w:hAnsi="Times New Roman" w:cs="Times New Roman"/>
          <w:color w:val="000000" w:themeColor="text1"/>
          <w:rPrChange w:id="48" w:author="移淼 郝" w:date="2025-10-20T22:31:00Z" w16du:dateUtc="2025-10-20T14:31:00Z">
            <w:rPr>
              <w:rFonts w:ascii="Times New Roman" w:eastAsiaTheme="minorEastAsia" w:hAnsi="Times New Roman" w:cs="Times New Roman"/>
            </w:rPr>
          </w:rPrChange>
        </w:rPr>
        <w:t>serialisation</w:t>
      </w:r>
      <w:proofErr w:type="spellEnd"/>
      <w:r w:rsidR="001905BD" w:rsidRPr="005B7523">
        <w:rPr>
          <w:rFonts w:ascii="Times New Roman" w:eastAsiaTheme="minorEastAsia" w:hAnsi="Times New Roman" w:cs="Times New Roman"/>
          <w:color w:val="000000" w:themeColor="text1"/>
          <w:rPrChange w:id="49" w:author="移淼 郝" w:date="2025-10-20T22:31:00Z" w16du:dateUtc="2025-10-20T14:31:00Z">
            <w:rPr>
              <w:rFonts w:ascii="Times New Roman" w:eastAsiaTheme="minorEastAsia" w:hAnsi="Times New Roman" w:cs="Times New Roman"/>
            </w:rPr>
          </w:rPrChange>
        </w:rPr>
        <w:t xml:space="preserve"> formats such as ONNX, ultimately </w:t>
      </w:r>
      <w:proofErr w:type="gramStart"/>
      <w:r w:rsidR="001905BD" w:rsidRPr="005B7523">
        <w:rPr>
          <w:rFonts w:ascii="Times New Roman" w:eastAsiaTheme="minorEastAsia" w:hAnsi="Times New Roman" w:cs="Times New Roman"/>
          <w:color w:val="000000" w:themeColor="text1"/>
          <w:rPrChange w:id="50" w:author="移淼 郝" w:date="2025-10-20T22:31:00Z" w16du:dateUtc="2025-10-20T14:31:00Z">
            <w:rPr>
              <w:rFonts w:ascii="Times New Roman" w:eastAsiaTheme="minorEastAsia" w:hAnsi="Times New Roman" w:cs="Times New Roman"/>
            </w:rPr>
          </w:rPrChange>
        </w:rPr>
        <w:t>selecting .joblib</w:t>
      </w:r>
      <w:proofErr w:type="gramEnd"/>
      <w:r w:rsidR="001905BD" w:rsidRPr="005B7523">
        <w:rPr>
          <w:rFonts w:ascii="Times New Roman" w:eastAsiaTheme="minorEastAsia" w:hAnsi="Times New Roman" w:cs="Times New Roman"/>
          <w:color w:val="000000" w:themeColor="text1"/>
          <w:rPrChange w:id="51" w:author="移淼 郝" w:date="2025-10-20T22:31:00Z" w16du:dateUtc="2025-10-20T14:31:00Z">
            <w:rPr>
              <w:rFonts w:ascii="Times New Roman" w:eastAsiaTheme="minorEastAsia" w:hAnsi="Times New Roman" w:cs="Times New Roman"/>
            </w:rPr>
          </w:rPrChange>
        </w:rPr>
        <w:t xml:space="preserve"> for three reasons: Firstly, it is </w:t>
      </w:r>
      <w:proofErr w:type="spellStart"/>
      <w:r w:rsidR="001905BD" w:rsidRPr="005B7523">
        <w:rPr>
          <w:rFonts w:ascii="Times New Roman" w:eastAsiaTheme="minorEastAsia" w:hAnsi="Times New Roman" w:cs="Times New Roman"/>
          <w:color w:val="000000" w:themeColor="text1"/>
          <w:rPrChange w:id="52" w:author="移淼 郝" w:date="2025-10-20T22:31:00Z" w16du:dateUtc="2025-10-20T14:31:00Z">
            <w:rPr>
              <w:rFonts w:ascii="Times New Roman" w:eastAsiaTheme="minorEastAsia" w:hAnsi="Times New Roman" w:cs="Times New Roman"/>
            </w:rPr>
          </w:rPrChange>
        </w:rPr>
        <w:t>optimised</w:t>
      </w:r>
      <w:proofErr w:type="spellEnd"/>
      <w:r w:rsidR="001905BD" w:rsidRPr="005B7523">
        <w:rPr>
          <w:rFonts w:ascii="Times New Roman" w:eastAsiaTheme="minorEastAsia" w:hAnsi="Times New Roman" w:cs="Times New Roman"/>
          <w:color w:val="000000" w:themeColor="text1"/>
          <w:rPrChange w:id="53" w:author="移淼 郝" w:date="2025-10-20T22:31:00Z" w16du:dateUtc="2025-10-20T14:31:00Z">
            <w:rPr>
              <w:rFonts w:ascii="Times New Roman" w:eastAsiaTheme="minorEastAsia" w:hAnsi="Times New Roman" w:cs="Times New Roman"/>
            </w:rPr>
          </w:rPrChange>
        </w:rPr>
        <w:t xml:space="preserve"> for model data, efficiently compressing large </w:t>
      </w:r>
      <w:proofErr w:type="spellStart"/>
      <w:r w:rsidR="001905BD" w:rsidRPr="005B7523">
        <w:rPr>
          <w:rFonts w:ascii="Times New Roman" w:eastAsiaTheme="minorEastAsia" w:hAnsi="Times New Roman" w:cs="Times New Roman"/>
          <w:color w:val="000000" w:themeColor="text1"/>
          <w:rPrChange w:id="54" w:author="移淼 郝" w:date="2025-10-20T22:31:00Z" w16du:dateUtc="2025-10-20T14:31:00Z">
            <w:rPr>
              <w:rFonts w:ascii="Times New Roman" w:eastAsiaTheme="minorEastAsia" w:hAnsi="Times New Roman" w:cs="Times New Roman"/>
            </w:rPr>
          </w:rPrChange>
        </w:rPr>
        <w:t>numpy</w:t>
      </w:r>
      <w:proofErr w:type="spellEnd"/>
      <w:r w:rsidR="001905BD" w:rsidRPr="005B7523">
        <w:rPr>
          <w:rFonts w:ascii="Times New Roman" w:eastAsiaTheme="minorEastAsia" w:hAnsi="Times New Roman" w:cs="Times New Roman"/>
          <w:color w:val="000000" w:themeColor="text1"/>
          <w:rPrChange w:id="55" w:author="移淼 郝" w:date="2025-10-20T22:31:00Z" w16du:dateUtc="2025-10-20T14:31:00Z">
            <w:rPr>
              <w:rFonts w:ascii="Times New Roman" w:eastAsiaTheme="minorEastAsia" w:hAnsi="Times New Roman" w:cs="Times New Roman"/>
            </w:rPr>
          </w:rPrChange>
        </w:rPr>
        <w:t xml:space="preserve"> arrays to produce smaller model files. This conserves local storage space and accelerates loading speeds, supporting sub-200ms page response requirements; Secondly, it offers seamless compatibility with scikit-learn, </w:t>
      </w:r>
      <w:proofErr w:type="gramStart"/>
      <w:r w:rsidR="001905BD" w:rsidRPr="005B7523">
        <w:rPr>
          <w:rFonts w:ascii="Times New Roman" w:eastAsiaTheme="minorEastAsia" w:hAnsi="Times New Roman" w:cs="Times New Roman"/>
          <w:color w:val="000000" w:themeColor="text1"/>
          <w:rPrChange w:id="56" w:author="移淼 郝" w:date="2025-10-20T22:31:00Z" w16du:dateUtc="2025-10-20T14:31:00Z">
            <w:rPr>
              <w:rFonts w:ascii="Times New Roman" w:eastAsiaTheme="minorEastAsia" w:hAnsi="Times New Roman" w:cs="Times New Roman"/>
            </w:rPr>
          </w:rPrChange>
        </w:rPr>
        <w:t>as .joblib</w:t>
      </w:r>
      <w:proofErr w:type="gramEnd"/>
      <w:r w:rsidR="001905BD" w:rsidRPr="005B7523">
        <w:rPr>
          <w:rFonts w:ascii="Times New Roman" w:eastAsiaTheme="minorEastAsia" w:hAnsi="Times New Roman" w:cs="Times New Roman"/>
          <w:color w:val="000000" w:themeColor="text1"/>
          <w:rPrChange w:id="57" w:author="移淼 郝" w:date="2025-10-20T22:31:00Z" w16du:dateUtc="2025-10-20T14:31:00Z">
            <w:rPr>
              <w:rFonts w:ascii="Times New Roman" w:eastAsiaTheme="minorEastAsia" w:hAnsi="Times New Roman" w:cs="Times New Roman"/>
            </w:rPr>
          </w:rPrChange>
        </w:rPr>
        <w:t xml:space="preserve"> is the officially recommended format for models trained using scikit-learn; additionally, it is a lightweight format suitable for loading tree-based models. Secondly, it offers seamless scikit-learn compatibility, as .joblib is the officially recommended format for models trained using scikit-learn, </w:t>
      </w:r>
      <w:r w:rsidR="001905BD" w:rsidRPr="005B7523">
        <w:rPr>
          <w:rFonts w:ascii="Times New Roman" w:eastAsiaTheme="minorEastAsia" w:hAnsi="Times New Roman" w:cs="Times New Roman"/>
          <w:color w:val="000000" w:themeColor="text1"/>
          <w:rPrChange w:id="58" w:author="移淼 郝" w:date="2025-10-20T22:31:00Z" w16du:dateUtc="2025-10-20T14:31:00Z">
            <w:rPr>
              <w:rFonts w:ascii="Times New Roman" w:eastAsiaTheme="minorEastAsia" w:hAnsi="Times New Roman" w:cs="Times New Roman"/>
            </w:rPr>
          </w:rPrChange>
        </w:rPr>
        <w:lastRenderedPageBreak/>
        <w:t>avoiding potential compatibility issues that may arise when using pickle or ONNX for loading tree-based models; Moreover, it possesses a lightweight nature for local use, requiring no additional runtime libraries (unlike ONNX, which is designed for cross-platform deployment), thereby maintaining a lightweight footprint on local systems and reducing installation complexity for end-users.</w:t>
      </w:r>
      <w:r w:rsidR="00F31D21" w:rsidRPr="005B7523">
        <w:rPr>
          <w:rFonts w:ascii="Times New Roman" w:eastAsiaTheme="minorEastAsia" w:hAnsi="Times New Roman" w:cs="Times New Roman"/>
          <w:color w:val="000000" w:themeColor="text1"/>
          <w:rPrChange w:id="59" w:author="移淼 郝" w:date="2025-10-20T22:31:00Z" w16du:dateUtc="2025-10-20T14:31:00Z">
            <w:rPr>
              <w:rFonts w:ascii="Times New Roman" w:eastAsiaTheme="minorEastAsia" w:hAnsi="Times New Roman" w:cs="Times New Roman"/>
            </w:rPr>
          </w:rPrChange>
        </w:rPr>
        <w:t xml:space="preserve"> </w:t>
      </w:r>
    </w:p>
    <w:p w14:paraId="72761829" w14:textId="23185F38" w:rsidR="000A7518" w:rsidRDefault="00A312E3">
      <w:pPr>
        <w:jc w:val="both"/>
        <w:rPr>
          <w:rFonts w:ascii="Times New Roman" w:eastAsiaTheme="minorEastAsia" w:hAnsi="Times New Roman" w:cs="Times New Roman"/>
        </w:rPr>
        <w:pPrChange w:id="60" w:author="Omer Ali" w:date="2025-10-19T20:20:00Z" w16du:dateUtc="2025-10-19T19:20:00Z">
          <w:pPr/>
        </w:pPrChange>
      </w:pPr>
      <w:r w:rsidRPr="00A312E3">
        <w:rPr>
          <w:rFonts w:ascii="Times New Roman" w:eastAsiaTheme="minorEastAsia" w:hAnsi="Times New Roman" w:cs="Times New Roman"/>
        </w:rPr>
        <w:t xml:space="preserve">User data is primarily stored in a local SQLite database or CSV files, with support for direct PDF report export. The optional </w:t>
      </w:r>
      <w:proofErr w:type="spellStart"/>
      <w:r w:rsidRPr="00A312E3">
        <w:rPr>
          <w:rFonts w:ascii="Times New Roman" w:eastAsiaTheme="minorEastAsia" w:hAnsi="Times New Roman" w:cs="Times New Roman"/>
        </w:rPr>
        <w:t>FastAPI</w:t>
      </w:r>
      <w:proofErr w:type="spellEnd"/>
      <w:r w:rsidRPr="00A312E3">
        <w:rPr>
          <w:rFonts w:ascii="Times New Roman" w:eastAsiaTheme="minorEastAsia" w:hAnsi="Times New Roman" w:cs="Times New Roman"/>
        </w:rPr>
        <w:t xml:space="preserve"> service is solely for auxiliary inference computations and does not perform persistent data storage. The Kaggle platform is </w:t>
      </w:r>
      <w:proofErr w:type="spellStart"/>
      <w:r w:rsidRPr="00A312E3">
        <w:rPr>
          <w:rFonts w:ascii="Times New Roman" w:eastAsiaTheme="minorEastAsia" w:hAnsi="Times New Roman" w:cs="Times New Roman"/>
        </w:rPr>
        <w:t>utilised</w:t>
      </w:r>
      <w:proofErr w:type="spellEnd"/>
      <w:r w:rsidRPr="00A312E3">
        <w:rPr>
          <w:rFonts w:ascii="Times New Roman" w:eastAsiaTheme="minorEastAsia" w:hAnsi="Times New Roman" w:cs="Times New Roman"/>
        </w:rPr>
        <w:t xml:space="preserve"> exclusively during the offline model training phase and does not participate in user interaction workflows post-system deployment. </w:t>
      </w:r>
      <w:r w:rsidR="000A7518" w:rsidRPr="000A7518">
        <w:rPr>
          <w:rFonts w:ascii="Times New Roman" w:eastAsiaTheme="minorEastAsia" w:hAnsi="Times New Roman" w:cs="Times New Roman"/>
        </w:rPr>
        <w:t xml:space="preserve">The architecture diagram is as follows </w:t>
      </w:r>
    </w:p>
    <w:p w14:paraId="276F2371" w14:textId="67FD10B0" w:rsidR="00380E2F" w:rsidRDefault="00A312E3" w:rsidP="000A7518">
      <w:pPr>
        <w:jc w:val="center"/>
        <w:rPr>
          <w:rFonts w:eastAsiaTheme="minorEastAsia" w:hint="eastAsia"/>
        </w:rPr>
      </w:pPr>
      <w:r>
        <w:rPr>
          <w:noProof/>
        </w:rPr>
        <w:drawing>
          <wp:inline distT="0" distB="0" distL="0" distR="0" wp14:anchorId="560374FA" wp14:editId="706B543F">
            <wp:extent cx="3971176" cy="2571750"/>
            <wp:effectExtent l="0" t="0" r="0" b="0"/>
            <wp:docPr id="21060995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71176" cy="2571750"/>
                    </a:xfrm>
                    <a:prstGeom prst="rect">
                      <a:avLst/>
                    </a:prstGeom>
                    <a:noFill/>
                    <a:ln>
                      <a:noFill/>
                    </a:ln>
                  </pic:spPr>
                </pic:pic>
              </a:graphicData>
            </a:graphic>
          </wp:inline>
        </w:drawing>
      </w:r>
    </w:p>
    <w:p w14:paraId="114C90A4" w14:textId="00B59419" w:rsidR="00B04544" w:rsidRPr="00B04544" w:rsidRDefault="00B04544" w:rsidP="00B04544">
      <w:pPr>
        <w:jc w:val="center"/>
        <w:rPr>
          <w:rFonts w:asciiTheme="majorHAnsi" w:eastAsia="黑体" w:hAnsiTheme="majorHAnsi" w:cstheme="majorBidi" w:hint="eastAsia"/>
          <w:sz w:val="20"/>
          <w:szCs w:val="20"/>
        </w:rPr>
      </w:pPr>
      <w:r w:rsidRPr="00B04544">
        <w:rPr>
          <w:rFonts w:asciiTheme="majorHAnsi" w:eastAsia="黑体" w:hAnsiTheme="majorHAnsi" w:cstheme="majorBidi"/>
          <w:b/>
          <w:bCs/>
          <w:sz w:val="20"/>
          <w:szCs w:val="20"/>
        </w:rPr>
        <w:t xml:space="preserve">Figure </w:t>
      </w:r>
      <w:r w:rsidRPr="00B04544">
        <w:rPr>
          <w:rFonts w:asciiTheme="majorHAnsi" w:eastAsia="黑体" w:hAnsiTheme="majorHAnsi" w:cstheme="majorBidi" w:hint="eastAsia"/>
          <w:b/>
          <w:bCs/>
          <w:sz w:val="20"/>
          <w:szCs w:val="20"/>
        </w:rPr>
        <w:t>2.1</w:t>
      </w:r>
      <w:r w:rsidRPr="00CF2F4D">
        <w:rPr>
          <w:rFonts w:asciiTheme="majorHAnsi" w:eastAsia="黑体" w:hAnsiTheme="majorHAnsi" w:cstheme="majorBidi" w:hint="eastAsia"/>
          <w:sz w:val="20"/>
          <w:szCs w:val="20"/>
        </w:rPr>
        <w:t>：</w:t>
      </w:r>
      <w:r w:rsidRPr="00B04544">
        <w:rPr>
          <w:rFonts w:asciiTheme="majorHAnsi" w:eastAsia="黑体" w:hAnsiTheme="majorHAnsi" w:cstheme="majorBidi"/>
          <w:sz w:val="20"/>
          <w:szCs w:val="20"/>
        </w:rPr>
        <w:t>Local-First System Architecture and Data Flow.</w:t>
      </w:r>
    </w:p>
    <w:p w14:paraId="31B891F7" w14:textId="08608B06" w:rsidR="00E43F51" w:rsidRDefault="00FF1ABE" w:rsidP="00FF1ABE">
      <w:pPr>
        <w:pStyle w:val="1"/>
        <w:rPr>
          <w:rFonts w:ascii="Times New Roman" w:hAnsi="Times New Roman" w:cs="Times New Roman"/>
        </w:rPr>
      </w:pPr>
      <w:bookmarkStart w:id="61" w:name="_Toc215133994"/>
      <w:r w:rsidRPr="008B17AD">
        <w:rPr>
          <w:rFonts w:ascii="Times New Roman" w:hAnsi="Times New Roman" w:cs="Times New Roman" w:hint="eastAsia"/>
          <w:rPrChange w:id="62" w:author="移淼 郝" w:date="2025-11-27T08:06:00Z" w16du:dateUtc="2025-11-27T00:06:00Z">
            <w:rPr>
              <w:rFonts w:hint="eastAsia"/>
            </w:rPr>
          </w:rPrChange>
        </w:rPr>
        <w:t>3.</w:t>
      </w:r>
      <w:r w:rsidR="00E43F51" w:rsidRPr="008B17AD">
        <w:rPr>
          <w:rFonts w:ascii="Times New Roman" w:hAnsi="Times New Roman" w:cs="Times New Roman" w:hint="eastAsia"/>
          <w:rPrChange w:id="63" w:author="移淼 郝" w:date="2025-11-27T08:06:00Z" w16du:dateUtc="2025-11-27T00:06:00Z">
            <w:rPr>
              <w:rFonts w:hint="eastAsia"/>
            </w:rPr>
          </w:rPrChange>
        </w:rPr>
        <w:t>Functional Requirements</w:t>
      </w:r>
      <w:bookmarkEnd w:id="61"/>
    </w:p>
    <w:p w14:paraId="4CACB704" w14:textId="74E47D71" w:rsidR="005E3267" w:rsidRDefault="005E3267" w:rsidP="005E3267">
      <w:pPr>
        <w:pStyle w:val="2"/>
        <w:rPr>
          <w:rFonts w:ascii="Times New Roman" w:hAnsi="Times New Roman" w:cs="Times New Roman"/>
        </w:rPr>
      </w:pPr>
      <w:bookmarkStart w:id="64" w:name="_Toc215133995"/>
      <w:r w:rsidRPr="005E3267">
        <w:rPr>
          <w:rFonts w:ascii="Times New Roman" w:hAnsi="Times New Roman" w:cs="Times New Roman"/>
        </w:rPr>
        <w:t>3.1Functionality Scope &amp; Precedent</w:t>
      </w:r>
      <w:bookmarkEnd w:id="64"/>
    </w:p>
    <w:p w14:paraId="5ED586B0" w14:textId="78F65093" w:rsidR="005E3267" w:rsidRPr="005E3267" w:rsidRDefault="005E3267" w:rsidP="00205FC9">
      <w:pPr>
        <w:jc w:val="both"/>
        <w:rPr>
          <w:rFonts w:ascii="Times New Roman" w:eastAsiaTheme="minorEastAsia" w:hAnsi="Times New Roman" w:cs="Times New Roman"/>
        </w:rPr>
      </w:pPr>
      <w:r w:rsidRPr="005E3267">
        <w:rPr>
          <w:rFonts w:ascii="Times New Roman" w:eastAsiaTheme="minorEastAsia" w:hAnsi="Times New Roman" w:cs="Times New Roman"/>
        </w:rPr>
        <w:t xml:space="preserve">Unlike basic BMI calculators found in existing app stores, ELORA integrates machine learning for personalized risk assessment. While standard tools only output a BMI number, ELORA fuses this with a trained classifier to provide explainable insights (Risk = 0.7P + 0.3R). The functionality is </w:t>
      </w:r>
      <w:proofErr w:type="spellStart"/>
      <w:r w:rsidRPr="005E3267">
        <w:rPr>
          <w:rFonts w:ascii="Times New Roman" w:eastAsiaTheme="minorEastAsia" w:hAnsi="Times New Roman" w:cs="Times New Roman"/>
        </w:rPr>
        <w:t>prioritised</w:t>
      </w:r>
      <w:proofErr w:type="spellEnd"/>
      <w:r w:rsidRPr="005E3267">
        <w:rPr>
          <w:rFonts w:ascii="Times New Roman" w:eastAsiaTheme="minorEastAsia" w:hAnsi="Times New Roman" w:cs="Times New Roman"/>
        </w:rPr>
        <w:t xml:space="preserve"> into Core (Essential for MVP) and Advanced (Desirable) features to ensure project deliverability.</w:t>
      </w:r>
    </w:p>
    <w:p w14:paraId="5A666AD4" w14:textId="2619011E" w:rsidR="005E3267" w:rsidRDefault="005E3267" w:rsidP="005E3267">
      <w:pPr>
        <w:pStyle w:val="3"/>
        <w:rPr>
          <w:rFonts w:ascii="Times New Roman" w:hAnsi="Times New Roman" w:cs="Times New Roman"/>
        </w:rPr>
      </w:pPr>
      <w:r w:rsidRPr="005E3267">
        <w:rPr>
          <w:rFonts w:ascii="Times New Roman" w:hAnsi="Times New Roman" w:cs="Times New Roman"/>
        </w:rPr>
        <w:lastRenderedPageBreak/>
        <w:t>3.1.1 Core Features (Must-Have / MVP)</w:t>
      </w:r>
    </w:p>
    <w:p w14:paraId="722FFA59" w14:textId="77777777" w:rsidR="00252B01" w:rsidRPr="00252B01" w:rsidRDefault="00252B01" w:rsidP="00205FC9">
      <w:pPr>
        <w:jc w:val="both"/>
        <w:rPr>
          <w:rFonts w:ascii="Times New Roman" w:eastAsiaTheme="minorEastAsia" w:hAnsi="Times New Roman" w:cs="Times New Roman"/>
        </w:rPr>
      </w:pPr>
      <w:r w:rsidRPr="00252B01">
        <w:rPr>
          <w:rFonts w:ascii="Times New Roman" w:eastAsiaTheme="minorEastAsia" w:hAnsi="Times New Roman" w:cs="Times New Roman"/>
        </w:rPr>
        <w:t>These features constitute the primary deliverable path and must be completed to satisfy the project requirements:</w:t>
      </w:r>
    </w:p>
    <w:p w14:paraId="35A416C7" w14:textId="4BB19B60" w:rsidR="00252B01" w:rsidRPr="00252B01" w:rsidRDefault="00205FC9" w:rsidP="00205FC9">
      <w:pPr>
        <w:jc w:val="both"/>
        <w:rPr>
          <w:rFonts w:ascii="Times New Roman" w:eastAsiaTheme="minorEastAsia" w:hAnsi="Times New Roman" w:cs="Times New Roman"/>
        </w:rPr>
      </w:pPr>
      <w:r>
        <w:rPr>
          <w:rFonts w:ascii="Times New Roman" w:eastAsiaTheme="minorEastAsia" w:hAnsi="Times New Roman" w:cs="Times New Roman" w:hint="eastAsia"/>
          <w:b/>
          <w:bCs/>
        </w:rPr>
        <w:t>(</w:t>
      </w:r>
      <w:proofErr w:type="gramStart"/>
      <w:r>
        <w:rPr>
          <w:rFonts w:ascii="Times New Roman" w:eastAsiaTheme="minorEastAsia" w:hAnsi="Times New Roman" w:cs="Times New Roman" w:hint="eastAsia"/>
          <w:b/>
          <w:bCs/>
        </w:rPr>
        <w:t>1)</w:t>
      </w:r>
      <w:r w:rsidR="00252B01" w:rsidRPr="00205FC9">
        <w:rPr>
          <w:rFonts w:ascii="Times New Roman" w:eastAsiaTheme="minorEastAsia" w:hAnsi="Times New Roman" w:cs="Times New Roman"/>
          <w:b/>
          <w:bCs/>
        </w:rPr>
        <w:t>User</w:t>
      </w:r>
      <w:proofErr w:type="gramEnd"/>
      <w:r w:rsidR="00252B01" w:rsidRPr="00205FC9">
        <w:rPr>
          <w:rFonts w:ascii="Times New Roman" w:eastAsiaTheme="minorEastAsia" w:hAnsi="Times New Roman" w:cs="Times New Roman"/>
          <w:b/>
          <w:bCs/>
        </w:rPr>
        <w:t xml:space="preserve"> Data Management:</w:t>
      </w:r>
      <w:r w:rsidR="00252B01" w:rsidRPr="00252B01">
        <w:rPr>
          <w:rFonts w:ascii="Times New Roman" w:eastAsiaTheme="minorEastAsia" w:hAnsi="Times New Roman" w:cs="Times New Roman"/>
        </w:rPr>
        <w:t xml:space="preserve"> Supports daily entry of age, weight, and activity metrics with local persistence (SQLite/CSV).</w:t>
      </w:r>
    </w:p>
    <w:p w14:paraId="730AA03D" w14:textId="01E74EDB" w:rsidR="00252B01" w:rsidRPr="00252B01" w:rsidRDefault="00205FC9" w:rsidP="00205FC9">
      <w:pPr>
        <w:jc w:val="both"/>
        <w:rPr>
          <w:rFonts w:ascii="Times New Roman" w:eastAsiaTheme="minorEastAsia" w:hAnsi="Times New Roman" w:cs="Times New Roman"/>
        </w:rPr>
      </w:pPr>
      <w:r>
        <w:rPr>
          <w:rFonts w:ascii="Times New Roman" w:eastAsiaTheme="minorEastAsia" w:hAnsi="Times New Roman" w:cs="Times New Roman" w:hint="eastAsia"/>
          <w:b/>
          <w:bCs/>
        </w:rPr>
        <w:t>(</w:t>
      </w:r>
      <w:proofErr w:type="gramStart"/>
      <w:r>
        <w:rPr>
          <w:rFonts w:ascii="Times New Roman" w:eastAsiaTheme="minorEastAsia" w:hAnsi="Times New Roman" w:cs="Times New Roman" w:hint="eastAsia"/>
          <w:b/>
          <w:bCs/>
        </w:rPr>
        <w:t>2)</w:t>
      </w:r>
      <w:r w:rsidR="00252B01" w:rsidRPr="00205FC9">
        <w:rPr>
          <w:rFonts w:ascii="Times New Roman" w:eastAsiaTheme="minorEastAsia" w:hAnsi="Times New Roman" w:cs="Times New Roman"/>
          <w:b/>
          <w:bCs/>
        </w:rPr>
        <w:t>Hybrid</w:t>
      </w:r>
      <w:proofErr w:type="gramEnd"/>
      <w:r w:rsidR="00252B01" w:rsidRPr="00205FC9">
        <w:rPr>
          <w:rFonts w:ascii="Times New Roman" w:eastAsiaTheme="minorEastAsia" w:hAnsi="Times New Roman" w:cs="Times New Roman"/>
          <w:b/>
          <w:bCs/>
        </w:rPr>
        <w:t xml:space="preserve"> Risk Assessment:</w:t>
      </w:r>
      <w:r w:rsidR="00252B01" w:rsidRPr="00252B01">
        <w:rPr>
          <w:rFonts w:ascii="Times New Roman" w:eastAsiaTheme="minorEastAsia" w:hAnsi="Times New Roman" w:cs="Times New Roman"/>
        </w:rPr>
        <w:t xml:space="preserve"> Computes a fused risk score combining the Random Forest probability (P) and Rule-based logic (R).</w:t>
      </w:r>
    </w:p>
    <w:p w14:paraId="79B23D17" w14:textId="6EAB934A" w:rsidR="00252B01" w:rsidRPr="00252B01" w:rsidRDefault="00205FC9" w:rsidP="00205FC9">
      <w:pPr>
        <w:jc w:val="both"/>
        <w:rPr>
          <w:rFonts w:ascii="Times New Roman" w:eastAsiaTheme="minorEastAsia" w:hAnsi="Times New Roman" w:cs="Times New Roman"/>
        </w:rPr>
      </w:pPr>
      <w:r>
        <w:rPr>
          <w:rFonts w:ascii="Times New Roman" w:eastAsiaTheme="minorEastAsia" w:hAnsi="Times New Roman" w:cs="Times New Roman" w:hint="eastAsia"/>
          <w:b/>
          <w:bCs/>
        </w:rPr>
        <w:t>(</w:t>
      </w:r>
      <w:proofErr w:type="gramStart"/>
      <w:r>
        <w:rPr>
          <w:rFonts w:ascii="Times New Roman" w:eastAsiaTheme="minorEastAsia" w:hAnsi="Times New Roman" w:cs="Times New Roman" w:hint="eastAsia"/>
          <w:b/>
          <w:bCs/>
        </w:rPr>
        <w:t>3)</w:t>
      </w:r>
      <w:r w:rsidR="00252B01" w:rsidRPr="00205FC9">
        <w:rPr>
          <w:rFonts w:ascii="Times New Roman" w:eastAsiaTheme="minorEastAsia" w:hAnsi="Times New Roman" w:cs="Times New Roman"/>
          <w:b/>
          <w:bCs/>
        </w:rPr>
        <w:t>Trend</w:t>
      </w:r>
      <w:proofErr w:type="gramEnd"/>
      <w:r w:rsidR="00252B01" w:rsidRPr="00205FC9">
        <w:rPr>
          <w:rFonts w:ascii="Times New Roman" w:eastAsiaTheme="minorEastAsia" w:hAnsi="Times New Roman" w:cs="Times New Roman"/>
          <w:b/>
          <w:bCs/>
        </w:rPr>
        <w:t xml:space="preserve"> Visualization:</w:t>
      </w:r>
      <w:r w:rsidR="00252B01" w:rsidRPr="00252B01">
        <w:rPr>
          <w:rFonts w:ascii="Times New Roman" w:eastAsiaTheme="minorEastAsia" w:hAnsi="Times New Roman" w:cs="Times New Roman"/>
        </w:rPr>
        <w:t xml:space="preserve"> Generates interactive 7-day and 30-day charts for weight and BMI tracking.</w:t>
      </w:r>
    </w:p>
    <w:p w14:paraId="28DF6687" w14:textId="194F2A29" w:rsidR="00252B01" w:rsidRPr="00E77D25" w:rsidRDefault="00252B01" w:rsidP="00205FC9">
      <w:pPr>
        <w:jc w:val="both"/>
        <w:rPr>
          <w:rFonts w:ascii="Times New Roman" w:eastAsiaTheme="minorEastAsia" w:hAnsi="Times New Roman" w:cs="Times New Roman"/>
        </w:rPr>
      </w:pPr>
      <w:r w:rsidRPr="00205FC9">
        <w:rPr>
          <w:rFonts w:ascii="Times New Roman" w:eastAsiaTheme="minorEastAsia" w:hAnsi="Times New Roman" w:cs="Times New Roman"/>
          <w:b/>
          <w:bCs/>
        </w:rPr>
        <w:t>Report Generation:</w:t>
      </w:r>
      <w:r w:rsidRPr="00252B01">
        <w:rPr>
          <w:rFonts w:ascii="Times New Roman" w:eastAsiaTheme="minorEastAsia" w:hAnsi="Times New Roman" w:cs="Times New Roman"/>
        </w:rPr>
        <w:t xml:space="preserve"> Exports a privacy-preserving PDF report for user record-keeping.</w:t>
      </w:r>
    </w:p>
    <w:p w14:paraId="34DFA6ED" w14:textId="742E24CC" w:rsidR="00252B01" w:rsidRDefault="00252B01" w:rsidP="00252B01">
      <w:pPr>
        <w:pStyle w:val="3"/>
        <w:rPr>
          <w:rFonts w:ascii="Times New Roman" w:hAnsi="Times New Roman" w:cs="Times New Roman"/>
        </w:rPr>
      </w:pPr>
      <w:r w:rsidRPr="00252B01">
        <w:rPr>
          <w:rFonts w:ascii="Times New Roman" w:hAnsi="Times New Roman" w:cs="Times New Roman"/>
        </w:rPr>
        <w:t>3.1.2 Advanced Features (Nice-to-Have / Future Work)</w:t>
      </w:r>
    </w:p>
    <w:p w14:paraId="3561244F" w14:textId="77777777" w:rsidR="00252B01" w:rsidRPr="00252B01" w:rsidRDefault="00252B01" w:rsidP="00205FC9">
      <w:pPr>
        <w:jc w:val="both"/>
        <w:rPr>
          <w:rFonts w:ascii="Times New Roman" w:eastAsiaTheme="minorEastAsia" w:hAnsi="Times New Roman" w:cs="Times New Roman"/>
        </w:rPr>
      </w:pPr>
      <w:r w:rsidRPr="00252B01">
        <w:rPr>
          <w:rFonts w:ascii="Times New Roman" w:eastAsiaTheme="minorEastAsia" w:hAnsi="Times New Roman" w:cs="Times New Roman"/>
        </w:rPr>
        <w:t>These features extend the system capabilities but are not critical for the initial MVP:</w:t>
      </w:r>
    </w:p>
    <w:p w14:paraId="6ABABF5E" w14:textId="018F858D" w:rsidR="00252B01" w:rsidRPr="00252B01" w:rsidRDefault="00205FC9" w:rsidP="00205FC9">
      <w:pPr>
        <w:jc w:val="both"/>
        <w:rPr>
          <w:rFonts w:ascii="Times New Roman" w:eastAsiaTheme="minorEastAsia" w:hAnsi="Times New Roman" w:cs="Times New Roman"/>
        </w:rPr>
      </w:pPr>
      <w:r>
        <w:rPr>
          <w:rFonts w:ascii="Times New Roman" w:eastAsiaTheme="minorEastAsia" w:hAnsi="Times New Roman" w:cs="Times New Roman" w:hint="eastAsia"/>
          <w:b/>
          <w:bCs/>
        </w:rPr>
        <w:t>(</w:t>
      </w:r>
      <w:proofErr w:type="gramStart"/>
      <w:r>
        <w:rPr>
          <w:rFonts w:ascii="Times New Roman" w:eastAsiaTheme="minorEastAsia" w:hAnsi="Times New Roman" w:cs="Times New Roman" w:hint="eastAsia"/>
          <w:b/>
          <w:bCs/>
        </w:rPr>
        <w:t>1)</w:t>
      </w:r>
      <w:r w:rsidR="00252B01" w:rsidRPr="00205FC9">
        <w:rPr>
          <w:rFonts w:ascii="Times New Roman" w:eastAsiaTheme="minorEastAsia" w:hAnsi="Times New Roman" w:cs="Times New Roman"/>
          <w:b/>
          <w:bCs/>
        </w:rPr>
        <w:t>Cloud</w:t>
      </w:r>
      <w:proofErr w:type="gramEnd"/>
      <w:r w:rsidR="00252B01" w:rsidRPr="00205FC9">
        <w:rPr>
          <w:rFonts w:ascii="Times New Roman" w:eastAsiaTheme="minorEastAsia" w:hAnsi="Times New Roman" w:cs="Times New Roman"/>
          <w:b/>
          <w:bCs/>
        </w:rPr>
        <w:t xml:space="preserve"> Integration:</w:t>
      </w:r>
      <w:r w:rsidR="00252B01" w:rsidRPr="00252B01">
        <w:rPr>
          <w:rFonts w:ascii="Times New Roman" w:eastAsiaTheme="minorEastAsia" w:hAnsi="Times New Roman" w:cs="Times New Roman"/>
        </w:rPr>
        <w:t xml:space="preserve"> Optional stateless API calls to a remote inference service (</w:t>
      </w:r>
      <w:proofErr w:type="spellStart"/>
      <w:r w:rsidR="00252B01" w:rsidRPr="00252B01">
        <w:rPr>
          <w:rFonts w:ascii="Times New Roman" w:eastAsiaTheme="minorEastAsia" w:hAnsi="Times New Roman" w:cs="Times New Roman"/>
        </w:rPr>
        <w:t>FastAPI</w:t>
      </w:r>
      <w:proofErr w:type="spellEnd"/>
      <w:r w:rsidR="00252B01" w:rsidRPr="00252B01">
        <w:rPr>
          <w:rFonts w:ascii="Times New Roman" w:eastAsiaTheme="minorEastAsia" w:hAnsi="Times New Roman" w:cs="Times New Roman"/>
        </w:rPr>
        <w:t>).</w:t>
      </w:r>
    </w:p>
    <w:p w14:paraId="194C5CBB" w14:textId="69817F73" w:rsidR="00252B01" w:rsidRPr="00252B01" w:rsidRDefault="00205FC9" w:rsidP="00205FC9">
      <w:pPr>
        <w:jc w:val="both"/>
        <w:rPr>
          <w:rFonts w:ascii="Times New Roman" w:eastAsiaTheme="minorEastAsia" w:hAnsi="Times New Roman" w:cs="Times New Roman"/>
        </w:rPr>
      </w:pPr>
      <w:r>
        <w:rPr>
          <w:rFonts w:ascii="Times New Roman" w:eastAsiaTheme="minorEastAsia" w:hAnsi="Times New Roman" w:cs="Times New Roman" w:hint="eastAsia"/>
          <w:b/>
          <w:bCs/>
        </w:rPr>
        <w:t>(</w:t>
      </w:r>
      <w:proofErr w:type="gramStart"/>
      <w:r>
        <w:rPr>
          <w:rFonts w:ascii="Times New Roman" w:eastAsiaTheme="minorEastAsia" w:hAnsi="Times New Roman" w:cs="Times New Roman" w:hint="eastAsia"/>
          <w:b/>
          <w:bCs/>
        </w:rPr>
        <w:t>2)</w:t>
      </w:r>
      <w:r w:rsidR="00252B01" w:rsidRPr="00205FC9">
        <w:rPr>
          <w:rFonts w:ascii="Times New Roman" w:eastAsiaTheme="minorEastAsia" w:hAnsi="Times New Roman" w:cs="Times New Roman"/>
          <w:b/>
          <w:bCs/>
        </w:rPr>
        <w:t>Advanced</w:t>
      </w:r>
      <w:proofErr w:type="gramEnd"/>
      <w:r w:rsidR="00252B01" w:rsidRPr="00205FC9">
        <w:rPr>
          <w:rFonts w:ascii="Times New Roman" w:eastAsiaTheme="minorEastAsia" w:hAnsi="Times New Roman" w:cs="Times New Roman"/>
          <w:b/>
          <w:bCs/>
        </w:rPr>
        <w:t xml:space="preserve"> Configuration:</w:t>
      </w:r>
      <w:r w:rsidR="00252B01" w:rsidRPr="00252B01">
        <w:rPr>
          <w:rFonts w:ascii="Times New Roman" w:eastAsiaTheme="minorEastAsia" w:hAnsi="Times New Roman" w:cs="Times New Roman"/>
        </w:rPr>
        <w:t xml:space="preserve"> UI for switching between </w:t>
      </w:r>
      <w:proofErr w:type="gramStart"/>
      <w:r w:rsidR="00252B01" w:rsidRPr="00252B01">
        <w:rPr>
          <w:rFonts w:ascii="Times New Roman" w:eastAsiaTheme="minorEastAsia" w:hAnsi="Times New Roman" w:cs="Times New Roman"/>
        </w:rPr>
        <w:t>different .joblib</w:t>
      </w:r>
      <w:proofErr w:type="gramEnd"/>
      <w:r w:rsidR="00252B01" w:rsidRPr="00252B01">
        <w:rPr>
          <w:rFonts w:ascii="Times New Roman" w:eastAsiaTheme="minorEastAsia" w:hAnsi="Times New Roman" w:cs="Times New Roman"/>
        </w:rPr>
        <w:t xml:space="preserve"> model versions or editing </w:t>
      </w:r>
      <w:proofErr w:type="spellStart"/>
      <w:proofErr w:type="gramStart"/>
      <w:r w:rsidR="00252B01" w:rsidRPr="00252B01">
        <w:rPr>
          <w:rFonts w:ascii="Times New Roman" w:eastAsiaTheme="minorEastAsia" w:hAnsi="Times New Roman" w:cs="Times New Roman"/>
        </w:rPr>
        <w:t>rules.yaml</w:t>
      </w:r>
      <w:proofErr w:type="spellEnd"/>
      <w:proofErr w:type="gramEnd"/>
      <w:r w:rsidR="00252B01" w:rsidRPr="00252B01">
        <w:rPr>
          <w:rFonts w:ascii="Times New Roman" w:eastAsiaTheme="minorEastAsia" w:hAnsi="Times New Roman" w:cs="Times New Roman"/>
        </w:rPr>
        <w:t xml:space="preserve"> thresholds.</w:t>
      </w:r>
    </w:p>
    <w:p w14:paraId="54827879" w14:textId="6D11BF5A" w:rsidR="00252B01" w:rsidRPr="00E77D25" w:rsidRDefault="00205FC9" w:rsidP="00205FC9">
      <w:pPr>
        <w:jc w:val="both"/>
        <w:rPr>
          <w:rFonts w:ascii="Times New Roman" w:eastAsiaTheme="minorEastAsia" w:hAnsi="Times New Roman" w:cs="Times New Roman"/>
          <w:rPrChange w:id="65" w:author="移淼 郝" w:date="2025-11-27T08:06:00Z" w16du:dateUtc="2025-11-27T00:06:00Z">
            <w:rPr/>
          </w:rPrChange>
        </w:rPr>
      </w:pPr>
      <w:r>
        <w:rPr>
          <w:rFonts w:ascii="Times New Roman" w:eastAsiaTheme="minorEastAsia" w:hAnsi="Times New Roman" w:cs="Times New Roman" w:hint="eastAsia"/>
          <w:b/>
          <w:bCs/>
        </w:rPr>
        <w:t>(</w:t>
      </w:r>
      <w:proofErr w:type="gramStart"/>
      <w:r>
        <w:rPr>
          <w:rFonts w:ascii="Times New Roman" w:eastAsiaTheme="minorEastAsia" w:hAnsi="Times New Roman" w:cs="Times New Roman" w:hint="eastAsia"/>
          <w:b/>
          <w:bCs/>
        </w:rPr>
        <w:t>3)</w:t>
      </w:r>
      <w:r w:rsidR="00252B01" w:rsidRPr="00205FC9">
        <w:rPr>
          <w:rFonts w:ascii="Times New Roman" w:eastAsiaTheme="minorEastAsia" w:hAnsi="Times New Roman" w:cs="Times New Roman"/>
          <w:b/>
          <w:bCs/>
        </w:rPr>
        <w:t>Cross</w:t>
      </w:r>
      <w:proofErr w:type="gramEnd"/>
      <w:r w:rsidR="00252B01" w:rsidRPr="00205FC9">
        <w:rPr>
          <w:rFonts w:ascii="Times New Roman" w:eastAsiaTheme="minorEastAsia" w:hAnsi="Times New Roman" w:cs="Times New Roman"/>
          <w:b/>
          <w:bCs/>
        </w:rPr>
        <w:t>-device Sync:</w:t>
      </w:r>
      <w:r w:rsidR="00252B01" w:rsidRPr="00252B01">
        <w:rPr>
          <w:rFonts w:ascii="Times New Roman" w:eastAsiaTheme="minorEastAsia" w:hAnsi="Times New Roman" w:cs="Times New Roman"/>
        </w:rPr>
        <w:t xml:space="preserve"> Deferred functionality for synchronizing data across devices.</w:t>
      </w:r>
    </w:p>
    <w:p w14:paraId="03C31289" w14:textId="2B155A57" w:rsidR="000275A1" w:rsidRPr="008B17AD" w:rsidRDefault="000275A1" w:rsidP="000275A1">
      <w:pPr>
        <w:pStyle w:val="2"/>
        <w:rPr>
          <w:rFonts w:ascii="Times New Roman" w:hAnsi="Times New Roman" w:cs="Times New Roman" w:hint="eastAsia"/>
          <w:rPrChange w:id="66" w:author="移淼 郝" w:date="2025-11-27T08:06:00Z" w16du:dateUtc="2025-11-27T00:06:00Z">
            <w:rPr>
              <w:rFonts w:hint="eastAsia"/>
            </w:rPr>
          </w:rPrChange>
        </w:rPr>
      </w:pPr>
      <w:bookmarkStart w:id="67" w:name="_Toc215133996"/>
      <w:r w:rsidRPr="008B17AD">
        <w:rPr>
          <w:rFonts w:ascii="Times New Roman" w:hAnsi="Times New Roman" w:cs="Times New Roman" w:hint="eastAsia"/>
          <w:rPrChange w:id="68" w:author="移淼 郝" w:date="2025-11-27T08:06:00Z" w16du:dateUtc="2025-11-27T00:06:00Z">
            <w:rPr>
              <w:rFonts w:hint="eastAsia"/>
            </w:rPr>
          </w:rPrChange>
        </w:rPr>
        <w:t xml:space="preserve">3.2Two </w:t>
      </w:r>
      <w:r w:rsidRPr="008B17AD">
        <w:rPr>
          <w:rFonts w:ascii="Times New Roman" w:hAnsi="Times New Roman" w:cs="Times New Roman" w:hint="eastAsia"/>
          <w:rPrChange w:id="69" w:author="移淼 郝" w:date="2025-11-27T08:06:00Z" w16du:dateUtc="2025-11-27T00:06:00Z">
            <w:rPr>
              <w:rFonts w:hint="eastAsia"/>
            </w:rPr>
          </w:rPrChange>
        </w:rPr>
        <w:t>“</w:t>
      </w:r>
      <w:r w:rsidRPr="008B17AD">
        <w:rPr>
          <w:rFonts w:ascii="Times New Roman" w:hAnsi="Times New Roman" w:cs="Times New Roman" w:hint="eastAsia"/>
          <w:rPrChange w:id="70" w:author="移淼 郝" w:date="2025-11-27T08:06:00Z" w16du:dateUtc="2025-11-27T00:06:00Z">
            <w:rPr>
              <w:rFonts w:hint="eastAsia"/>
            </w:rPr>
          </w:rPrChange>
        </w:rPr>
        <w:t>Exemplar</w:t>
      </w:r>
      <w:r w:rsidRPr="008B17AD">
        <w:rPr>
          <w:rFonts w:ascii="Times New Roman" w:hAnsi="Times New Roman" w:cs="Times New Roman" w:hint="eastAsia"/>
          <w:rPrChange w:id="71" w:author="移淼 郝" w:date="2025-11-27T08:06:00Z" w16du:dateUtc="2025-11-27T00:06:00Z">
            <w:rPr>
              <w:rFonts w:hint="eastAsia"/>
            </w:rPr>
          </w:rPrChange>
        </w:rPr>
        <w:t>”</w:t>
      </w:r>
      <w:r w:rsidRPr="008B17AD">
        <w:rPr>
          <w:rFonts w:ascii="Times New Roman" w:hAnsi="Times New Roman" w:cs="Times New Roman" w:hint="eastAsia"/>
          <w:rPrChange w:id="72" w:author="移淼 郝" w:date="2025-11-27T08:06:00Z" w16du:dateUtc="2025-11-27T00:06:00Z">
            <w:rPr>
              <w:rFonts w:hint="eastAsia"/>
            </w:rPr>
          </w:rPrChange>
        </w:rPr>
        <w:t xml:space="preserve"> Functional Requirements</w:t>
      </w:r>
      <w:bookmarkEnd w:id="67"/>
    </w:p>
    <w:p w14:paraId="6DAAB296" w14:textId="11A311D9" w:rsidR="000275A1" w:rsidRDefault="00D55DB6" w:rsidP="000275A1">
      <w:pPr>
        <w:pStyle w:val="3"/>
        <w:rPr>
          <w:rFonts w:ascii="Times New Roman" w:eastAsiaTheme="minorEastAsia" w:hAnsi="Times New Roman" w:cs="Times New Roman"/>
        </w:rPr>
      </w:pPr>
      <w:r>
        <w:rPr>
          <w:rFonts w:ascii="Times New Roman" w:eastAsiaTheme="minorEastAsia" w:hAnsi="Times New Roman" w:cs="Times New Roman" w:hint="eastAsia"/>
        </w:rPr>
        <w:t>3.2.1</w:t>
      </w:r>
      <w:r w:rsidR="00E77D25" w:rsidRPr="00E77D25">
        <w:rPr>
          <w:rFonts w:ascii="Times New Roman" w:eastAsiaTheme="minorEastAsia" w:hAnsi="Times New Roman" w:cs="Times New Roman"/>
        </w:rPr>
        <w:t>Use Case 1: Record Daily Metrics (Ref: FR-01)</w:t>
      </w:r>
    </w:p>
    <w:tbl>
      <w:tblPr>
        <w:tblStyle w:val="ae"/>
        <w:tblW w:w="0" w:type="auto"/>
        <w:jc w:val="center"/>
        <w:tblLook w:val="04A0" w:firstRow="1" w:lastRow="0" w:firstColumn="1" w:lastColumn="0" w:noHBand="0" w:noVBand="1"/>
      </w:tblPr>
      <w:tblGrid>
        <w:gridCol w:w="1696"/>
        <w:gridCol w:w="6504"/>
      </w:tblGrid>
      <w:tr w:rsidR="00E77D25" w:rsidRPr="00E77D25" w14:paraId="47D58BBC" w14:textId="77777777" w:rsidTr="005B5EDC">
        <w:trPr>
          <w:jc w:val="center"/>
        </w:trPr>
        <w:tc>
          <w:tcPr>
            <w:tcW w:w="1696" w:type="dxa"/>
            <w:hideMark/>
          </w:tcPr>
          <w:p w14:paraId="23ED05B3" w14:textId="77777777" w:rsidR="00E77D25" w:rsidRPr="00E77D25" w:rsidRDefault="00E77D25" w:rsidP="00E77D25">
            <w:pPr>
              <w:spacing w:after="160"/>
              <w:rPr>
                <w:rFonts w:ascii="Times New Roman" w:eastAsiaTheme="minorEastAsia" w:hAnsi="Times New Roman" w:cs="Times New Roman"/>
              </w:rPr>
            </w:pPr>
            <w:r w:rsidRPr="00E77D25">
              <w:rPr>
                <w:rFonts w:ascii="Times New Roman" w:eastAsiaTheme="minorEastAsia" w:hAnsi="Times New Roman" w:cs="Times New Roman"/>
              </w:rPr>
              <w:t>Field</w:t>
            </w:r>
          </w:p>
        </w:tc>
        <w:tc>
          <w:tcPr>
            <w:tcW w:w="6504" w:type="dxa"/>
            <w:hideMark/>
          </w:tcPr>
          <w:p w14:paraId="570076AC" w14:textId="77777777" w:rsidR="00E77D25" w:rsidRPr="00E77D25" w:rsidRDefault="00E77D25" w:rsidP="00E77D25">
            <w:pPr>
              <w:spacing w:after="160"/>
              <w:rPr>
                <w:rFonts w:ascii="Times New Roman" w:eastAsiaTheme="minorEastAsia" w:hAnsi="Times New Roman" w:cs="Times New Roman"/>
              </w:rPr>
            </w:pPr>
            <w:r w:rsidRPr="00E77D25">
              <w:rPr>
                <w:rFonts w:ascii="Times New Roman" w:eastAsiaTheme="minorEastAsia" w:hAnsi="Times New Roman" w:cs="Times New Roman"/>
              </w:rPr>
              <w:t>Description</w:t>
            </w:r>
          </w:p>
        </w:tc>
      </w:tr>
      <w:tr w:rsidR="00E77D25" w:rsidRPr="00E77D25" w14:paraId="58CE9F84" w14:textId="77777777" w:rsidTr="005B5EDC">
        <w:trPr>
          <w:jc w:val="center"/>
        </w:trPr>
        <w:tc>
          <w:tcPr>
            <w:tcW w:w="1696" w:type="dxa"/>
            <w:hideMark/>
          </w:tcPr>
          <w:p w14:paraId="665E90AC" w14:textId="77777777" w:rsidR="00E77D25" w:rsidRPr="00E77D25" w:rsidRDefault="00E77D25" w:rsidP="00E77D25">
            <w:pPr>
              <w:spacing w:after="160"/>
              <w:rPr>
                <w:rFonts w:ascii="Times New Roman" w:eastAsiaTheme="minorEastAsia" w:hAnsi="Times New Roman" w:cs="Times New Roman"/>
              </w:rPr>
            </w:pPr>
            <w:r w:rsidRPr="00E77D25">
              <w:rPr>
                <w:rFonts w:ascii="Times New Roman" w:eastAsiaTheme="minorEastAsia" w:hAnsi="Times New Roman" w:cs="Times New Roman"/>
              </w:rPr>
              <w:t>Use Case Name</w:t>
            </w:r>
          </w:p>
        </w:tc>
        <w:tc>
          <w:tcPr>
            <w:tcW w:w="6504" w:type="dxa"/>
            <w:hideMark/>
          </w:tcPr>
          <w:p w14:paraId="54E10D78" w14:textId="77777777" w:rsidR="00E77D25" w:rsidRPr="00E77D25" w:rsidRDefault="00E77D25" w:rsidP="00E77D25">
            <w:pPr>
              <w:spacing w:after="160"/>
              <w:rPr>
                <w:rFonts w:ascii="Times New Roman" w:eastAsiaTheme="minorEastAsia" w:hAnsi="Times New Roman" w:cs="Times New Roman"/>
              </w:rPr>
            </w:pPr>
            <w:r w:rsidRPr="00E77D25">
              <w:rPr>
                <w:rFonts w:ascii="Times New Roman" w:eastAsiaTheme="minorEastAsia" w:hAnsi="Times New Roman" w:cs="Times New Roman"/>
              </w:rPr>
              <w:t>Record Daily Health Metrics</w:t>
            </w:r>
          </w:p>
        </w:tc>
      </w:tr>
      <w:tr w:rsidR="00E77D25" w:rsidRPr="00E77D25" w14:paraId="7AF129FF" w14:textId="77777777" w:rsidTr="005B5EDC">
        <w:trPr>
          <w:jc w:val="center"/>
        </w:trPr>
        <w:tc>
          <w:tcPr>
            <w:tcW w:w="1696" w:type="dxa"/>
            <w:hideMark/>
          </w:tcPr>
          <w:p w14:paraId="09CA6C83" w14:textId="77777777" w:rsidR="00E77D25" w:rsidRPr="00E77D25" w:rsidRDefault="00E77D25" w:rsidP="00E77D25">
            <w:pPr>
              <w:spacing w:after="160"/>
              <w:rPr>
                <w:rFonts w:ascii="Times New Roman" w:eastAsiaTheme="minorEastAsia" w:hAnsi="Times New Roman" w:cs="Times New Roman"/>
              </w:rPr>
            </w:pPr>
            <w:r w:rsidRPr="00E77D25">
              <w:rPr>
                <w:rFonts w:ascii="Times New Roman" w:eastAsiaTheme="minorEastAsia" w:hAnsi="Times New Roman" w:cs="Times New Roman"/>
              </w:rPr>
              <w:t>Primary Actor</w:t>
            </w:r>
          </w:p>
        </w:tc>
        <w:tc>
          <w:tcPr>
            <w:tcW w:w="6504" w:type="dxa"/>
            <w:hideMark/>
          </w:tcPr>
          <w:p w14:paraId="35B1A419" w14:textId="77777777" w:rsidR="00E77D25" w:rsidRPr="00E77D25" w:rsidRDefault="00E77D25" w:rsidP="00E77D25">
            <w:pPr>
              <w:spacing w:after="160"/>
              <w:rPr>
                <w:rFonts w:ascii="Times New Roman" w:eastAsiaTheme="minorEastAsia" w:hAnsi="Times New Roman" w:cs="Times New Roman"/>
              </w:rPr>
            </w:pPr>
            <w:r w:rsidRPr="00E77D25">
              <w:rPr>
                <w:rFonts w:ascii="Times New Roman" w:eastAsiaTheme="minorEastAsia" w:hAnsi="Times New Roman" w:cs="Times New Roman"/>
              </w:rPr>
              <w:t>End User</w:t>
            </w:r>
          </w:p>
        </w:tc>
      </w:tr>
      <w:tr w:rsidR="00E77D25" w:rsidRPr="00E77D25" w14:paraId="3BBFFA57" w14:textId="77777777" w:rsidTr="005B5EDC">
        <w:trPr>
          <w:jc w:val="center"/>
        </w:trPr>
        <w:tc>
          <w:tcPr>
            <w:tcW w:w="1696" w:type="dxa"/>
            <w:hideMark/>
          </w:tcPr>
          <w:p w14:paraId="10E51074" w14:textId="77777777" w:rsidR="00E77D25" w:rsidRPr="00E77D25" w:rsidRDefault="00E77D25" w:rsidP="00E77D25">
            <w:pPr>
              <w:spacing w:after="160"/>
              <w:rPr>
                <w:rFonts w:ascii="Times New Roman" w:eastAsiaTheme="minorEastAsia" w:hAnsi="Times New Roman" w:cs="Times New Roman"/>
              </w:rPr>
            </w:pPr>
            <w:r w:rsidRPr="00E77D25">
              <w:rPr>
                <w:rFonts w:ascii="Times New Roman" w:eastAsiaTheme="minorEastAsia" w:hAnsi="Times New Roman" w:cs="Times New Roman"/>
              </w:rPr>
              <w:t>Pre-conditions</w:t>
            </w:r>
          </w:p>
        </w:tc>
        <w:tc>
          <w:tcPr>
            <w:tcW w:w="6504" w:type="dxa"/>
            <w:hideMark/>
          </w:tcPr>
          <w:p w14:paraId="3DE2242C" w14:textId="1265EAEA" w:rsidR="00E77D25" w:rsidRPr="00E77D25" w:rsidRDefault="00E77D25" w:rsidP="00E77D25">
            <w:pPr>
              <w:spacing w:after="160"/>
              <w:rPr>
                <w:rFonts w:ascii="Times New Roman" w:eastAsiaTheme="minorEastAsia" w:hAnsi="Times New Roman" w:cs="Times New Roman"/>
              </w:rPr>
            </w:pPr>
            <w:r w:rsidRPr="00E77D25">
              <w:rPr>
                <w:rFonts w:ascii="Times New Roman" w:eastAsiaTheme="minorEastAsia" w:hAnsi="Times New Roman" w:cs="Times New Roman"/>
              </w:rPr>
              <w:t>1. Application is running locally.</w:t>
            </w:r>
          </w:p>
          <w:p w14:paraId="279289DF" w14:textId="77777777" w:rsidR="00E77D25" w:rsidRPr="00E77D25" w:rsidRDefault="00E77D25" w:rsidP="00E77D25">
            <w:pPr>
              <w:spacing w:after="160"/>
              <w:rPr>
                <w:rFonts w:ascii="Times New Roman" w:eastAsiaTheme="minorEastAsia" w:hAnsi="Times New Roman" w:cs="Times New Roman"/>
              </w:rPr>
            </w:pPr>
            <w:r w:rsidRPr="00E77D25">
              <w:rPr>
                <w:rFonts w:ascii="Times New Roman" w:eastAsiaTheme="minorEastAsia" w:hAnsi="Times New Roman" w:cs="Times New Roman"/>
              </w:rPr>
              <w:t>2. User is on the "Record Today" page.</w:t>
            </w:r>
          </w:p>
        </w:tc>
      </w:tr>
      <w:tr w:rsidR="00E77D25" w:rsidRPr="00E77D25" w14:paraId="219C0B9D" w14:textId="77777777" w:rsidTr="005B5EDC">
        <w:trPr>
          <w:jc w:val="center"/>
        </w:trPr>
        <w:tc>
          <w:tcPr>
            <w:tcW w:w="1696" w:type="dxa"/>
            <w:hideMark/>
          </w:tcPr>
          <w:p w14:paraId="4EF3BCA3" w14:textId="77777777" w:rsidR="00E77D25" w:rsidRPr="00E77D25" w:rsidRDefault="00E77D25" w:rsidP="00E77D25">
            <w:pPr>
              <w:spacing w:after="160"/>
              <w:rPr>
                <w:rFonts w:ascii="Times New Roman" w:eastAsiaTheme="minorEastAsia" w:hAnsi="Times New Roman" w:cs="Times New Roman"/>
              </w:rPr>
            </w:pPr>
            <w:r w:rsidRPr="00E77D25">
              <w:rPr>
                <w:rFonts w:ascii="Times New Roman" w:eastAsiaTheme="minorEastAsia" w:hAnsi="Times New Roman" w:cs="Times New Roman"/>
              </w:rPr>
              <w:t>Main Flow</w:t>
            </w:r>
          </w:p>
        </w:tc>
        <w:tc>
          <w:tcPr>
            <w:tcW w:w="6504" w:type="dxa"/>
            <w:hideMark/>
          </w:tcPr>
          <w:p w14:paraId="3498E2E3" w14:textId="1BE5D368" w:rsidR="00E77D25" w:rsidRPr="00E77D25" w:rsidRDefault="00E77D25" w:rsidP="00E77D25">
            <w:pPr>
              <w:spacing w:after="160"/>
              <w:rPr>
                <w:rFonts w:ascii="Times New Roman" w:eastAsiaTheme="minorEastAsia" w:hAnsi="Times New Roman" w:cs="Times New Roman"/>
              </w:rPr>
            </w:pPr>
            <w:r w:rsidRPr="00E77D25">
              <w:rPr>
                <w:rFonts w:ascii="Times New Roman" w:eastAsiaTheme="minorEastAsia" w:hAnsi="Times New Roman" w:cs="Times New Roman"/>
              </w:rPr>
              <w:t xml:space="preserve">1. User inputs required biological data: Age, Gender, Height, </w:t>
            </w:r>
            <w:r w:rsidRPr="00E77D25">
              <w:rPr>
                <w:rFonts w:ascii="Times New Roman" w:eastAsiaTheme="minorEastAsia" w:hAnsi="Times New Roman" w:cs="Times New Roman"/>
              </w:rPr>
              <w:lastRenderedPageBreak/>
              <w:t>Weight.</w:t>
            </w:r>
          </w:p>
          <w:p w14:paraId="36DFF210" w14:textId="048E3E40" w:rsidR="00E77D25" w:rsidRPr="00E77D25" w:rsidRDefault="00E77D25" w:rsidP="00E77D25">
            <w:pPr>
              <w:spacing w:after="160"/>
              <w:rPr>
                <w:rFonts w:ascii="Times New Roman" w:eastAsiaTheme="minorEastAsia" w:hAnsi="Times New Roman" w:cs="Times New Roman"/>
              </w:rPr>
            </w:pPr>
            <w:r w:rsidRPr="00E77D25">
              <w:rPr>
                <w:rFonts w:ascii="Times New Roman" w:eastAsiaTheme="minorEastAsia" w:hAnsi="Times New Roman" w:cs="Times New Roman"/>
              </w:rPr>
              <w:t>2. User selects lifestyle factors: Activity Level, Family History.</w:t>
            </w:r>
          </w:p>
          <w:p w14:paraId="2C5ABF69" w14:textId="74A73FF9" w:rsidR="00E77D25" w:rsidRPr="00E77D25" w:rsidRDefault="00E77D25" w:rsidP="00E77D25">
            <w:pPr>
              <w:spacing w:after="160"/>
              <w:rPr>
                <w:rFonts w:ascii="Times New Roman" w:eastAsiaTheme="minorEastAsia" w:hAnsi="Times New Roman" w:cs="Times New Roman"/>
              </w:rPr>
            </w:pPr>
            <w:r w:rsidRPr="00E77D25">
              <w:rPr>
                <w:rFonts w:ascii="Times New Roman" w:eastAsiaTheme="minorEastAsia" w:hAnsi="Times New Roman" w:cs="Times New Roman"/>
              </w:rPr>
              <w:t>3. User clicks the "Save/Submit" button.</w:t>
            </w:r>
          </w:p>
          <w:p w14:paraId="0446809F" w14:textId="232BE938" w:rsidR="00E77D25" w:rsidRPr="00E77D25" w:rsidRDefault="00E77D25" w:rsidP="00E77D25">
            <w:pPr>
              <w:spacing w:after="160"/>
              <w:rPr>
                <w:rFonts w:ascii="Times New Roman" w:eastAsiaTheme="minorEastAsia" w:hAnsi="Times New Roman" w:cs="Times New Roman"/>
              </w:rPr>
            </w:pPr>
            <w:r w:rsidRPr="00E77D25">
              <w:rPr>
                <w:rFonts w:ascii="Times New Roman" w:eastAsiaTheme="minorEastAsia" w:hAnsi="Times New Roman" w:cs="Times New Roman"/>
              </w:rPr>
              <w:t>4. System validates that inputs match defined ranges (e.g., Age 14–99, Height 1.2–2.3m).</w:t>
            </w:r>
          </w:p>
          <w:p w14:paraId="4BD4FA1B" w14:textId="0FA3703A" w:rsidR="00E77D25" w:rsidRPr="00E77D25" w:rsidRDefault="00E77D25" w:rsidP="00E77D25">
            <w:pPr>
              <w:spacing w:after="160"/>
              <w:rPr>
                <w:rFonts w:ascii="Times New Roman" w:eastAsiaTheme="minorEastAsia" w:hAnsi="Times New Roman" w:cs="Times New Roman"/>
              </w:rPr>
            </w:pPr>
            <w:r w:rsidRPr="00E77D25">
              <w:rPr>
                <w:rFonts w:ascii="Times New Roman" w:eastAsiaTheme="minorEastAsia" w:hAnsi="Times New Roman" w:cs="Times New Roman"/>
              </w:rPr>
              <w:t>5. System saves the valid record to the local SQLite database.</w:t>
            </w:r>
          </w:p>
          <w:p w14:paraId="41615256" w14:textId="5C210922" w:rsidR="00E77D25" w:rsidRPr="00E77D25" w:rsidRDefault="00E77D25" w:rsidP="00E77D25">
            <w:pPr>
              <w:spacing w:after="160"/>
              <w:rPr>
                <w:rFonts w:ascii="Times New Roman" w:eastAsiaTheme="minorEastAsia" w:hAnsi="Times New Roman" w:cs="Times New Roman"/>
              </w:rPr>
            </w:pPr>
            <w:r w:rsidRPr="00E77D25">
              <w:rPr>
                <w:rFonts w:ascii="Times New Roman" w:eastAsiaTheme="minorEastAsia" w:hAnsi="Times New Roman" w:cs="Times New Roman"/>
              </w:rPr>
              <w:t>6. System logs the event AUDIT_RECORD_CREATED to app.log.</w:t>
            </w:r>
          </w:p>
          <w:p w14:paraId="4DA081B0" w14:textId="77777777" w:rsidR="00E77D25" w:rsidRPr="00E77D25" w:rsidRDefault="00E77D25" w:rsidP="00E77D25">
            <w:pPr>
              <w:spacing w:after="160"/>
              <w:rPr>
                <w:rFonts w:ascii="Times New Roman" w:eastAsiaTheme="minorEastAsia" w:hAnsi="Times New Roman" w:cs="Times New Roman"/>
              </w:rPr>
            </w:pPr>
            <w:r w:rsidRPr="00E77D25">
              <w:rPr>
                <w:rFonts w:ascii="Times New Roman" w:eastAsiaTheme="minorEastAsia" w:hAnsi="Times New Roman" w:cs="Times New Roman"/>
              </w:rPr>
              <w:t>7. System displays a success message and updates the daily preview.</w:t>
            </w:r>
          </w:p>
        </w:tc>
      </w:tr>
      <w:tr w:rsidR="00E77D25" w:rsidRPr="00E77D25" w14:paraId="44BA9902" w14:textId="77777777" w:rsidTr="005B5EDC">
        <w:trPr>
          <w:jc w:val="center"/>
        </w:trPr>
        <w:tc>
          <w:tcPr>
            <w:tcW w:w="1696" w:type="dxa"/>
            <w:hideMark/>
          </w:tcPr>
          <w:p w14:paraId="7A76553B" w14:textId="77777777" w:rsidR="00E77D25" w:rsidRPr="00E77D25" w:rsidRDefault="00E77D25" w:rsidP="00E77D25">
            <w:pPr>
              <w:spacing w:after="160"/>
              <w:rPr>
                <w:rFonts w:ascii="Times New Roman" w:eastAsiaTheme="minorEastAsia" w:hAnsi="Times New Roman" w:cs="Times New Roman"/>
              </w:rPr>
            </w:pPr>
            <w:r w:rsidRPr="00E77D25">
              <w:rPr>
                <w:rFonts w:ascii="Times New Roman" w:eastAsiaTheme="minorEastAsia" w:hAnsi="Times New Roman" w:cs="Times New Roman"/>
              </w:rPr>
              <w:lastRenderedPageBreak/>
              <w:t>Alternative Flow</w:t>
            </w:r>
          </w:p>
        </w:tc>
        <w:tc>
          <w:tcPr>
            <w:tcW w:w="6504" w:type="dxa"/>
            <w:hideMark/>
          </w:tcPr>
          <w:p w14:paraId="1E9F7747" w14:textId="09F6F1DA" w:rsidR="00E77D25" w:rsidRPr="00E77D25" w:rsidRDefault="00E77D25" w:rsidP="00E77D25">
            <w:pPr>
              <w:spacing w:after="160"/>
              <w:rPr>
                <w:rFonts w:ascii="Times New Roman" w:eastAsiaTheme="minorEastAsia" w:hAnsi="Times New Roman" w:cs="Times New Roman"/>
              </w:rPr>
            </w:pPr>
            <w:r w:rsidRPr="00E77D25">
              <w:rPr>
                <w:rFonts w:ascii="Times New Roman" w:eastAsiaTheme="minorEastAsia" w:hAnsi="Times New Roman" w:cs="Times New Roman"/>
              </w:rPr>
              <w:t>Validation Failure:</w:t>
            </w:r>
          </w:p>
          <w:p w14:paraId="7A543E2C" w14:textId="03397692" w:rsidR="00E77D25" w:rsidRPr="00E77D25" w:rsidRDefault="00E77D25" w:rsidP="00E77D25">
            <w:pPr>
              <w:spacing w:after="160"/>
              <w:rPr>
                <w:rFonts w:ascii="Times New Roman" w:eastAsiaTheme="minorEastAsia" w:hAnsi="Times New Roman" w:cs="Times New Roman"/>
              </w:rPr>
            </w:pPr>
            <w:r w:rsidRPr="00E77D25">
              <w:rPr>
                <w:rFonts w:ascii="Times New Roman" w:eastAsiaTheme="minorEastAsia" w:hAnsi="Times New Roman" w:cs="Times New Roman"/>
              </w:rPr>
              <w:t>1. If data is out of range (e.g., Weight &lt; 0), system halts processing.</w:t>
            </w:r>
          </w:p>
          <w:p w14:paraId="5925CF30" w14:textId="6A28D94E" w:rsidR="00E77D25" w:rsidRPr="00E77D25" w:rsidRDefault="00E77D25" w:rsidP="00E77D25">
            <w:pPr>
              <w:spacing w:after="160"/>
              <w:rPr>
                <w:rFonts w:ascii="Times New Roman" w:eastAsiaTheme="minorEastAsia" w:hAnsi="Times New Roman" w:cs="Times New Roman"/>
              </w:rPr>
            </w:pPr>
            <w:r w:rsidRPr="00E77D25">
              <w:rPr>
                <w:rFonts w:ascii="Times New Roman" w:eastAsiaTheme="minorEastAsia" w:hAnsi="Times New Roman" w:cs="Times New Roman"/>
              </w:rPr>
              <w:t>2. System highlights the invalid field in red and displays an error prompt.</w:t>
            </w:r>
          </w:p>
          <w:p w14:paraId="1A8A3FB4" w14:textId="77777777" w:rsidR="00E77D25" w:rsidRPr="00E77D25" w:rsidRDefault="00E77D25" w:rsidP="00E77D25">
            <w:pPr>
              <w:spacing w:after="160"/>
              <w:rPr>
                <w:rFonts w:ascii="Times New Roman" w:eastAsiaTheme="minorEastAsia" w:hAnsi="Times New Roman" w:cs="Times New Roman"/>
              </w:rPr>
            </w:pPr>
            <w:r w:rsidRPr="00E77D25">
              <w:rPr>
                <w:rFonts w:ascii="Times New Roman" w:eastAsiaTheme="minorEastAsia" w:hAnsi="Times New Roman" w:cs="Times New Roman"/>
              </w:rPr>
              <w:t>3. User corrects the input and re-submits.</w:t>
            </w:r>
          </w:p>
        </w:tc>
      </w:tr>
      <w:tr w:rsidR="00E77D25" w:rsidRPr="00E77D25" w14:paraId="7C8FB3AC" w14:textId="77777777" w:rsidTr="005B5EDC">
        <w:trPr>
          <w:jc w:val="center"/>
        </w:trPr>
        <w:tc>
          <w:tcPr>
            <w:tcW w:w="1696" w:type="dxa"/>
            <w:hideMark/>
          </w:tcPr>
          <w:p w14:paraId="458CB98B" w14:textId="77777777" w:rsidR="00E77D25" w:rsidRPr="00E77D25" w:rsidRDefault="00E77D25" w:rsidP="00E77D25">
            <w:pPr>
              <w:spacing w:after="160"/>
              <w:rPr>
                <w:rFonts w:ascii="Times New Roman" w:eastAsiaTheme="minorEastAsia" w:hAnsi="Times New Roman" w:cs="Times New Roman"/>
              </w:rPr>
            </w:pPr>
            <w:r w:rsidRPr="00E77D25">
              <w:rPr>
                <w:rFonts w:ascii="Times New Roman" w:eastAsiaTheme="minorEastAsia" w:hAnsi="Times New Roman" w:cs="Times New Roman"/>
              </w:rPr>
              <w:t>Post-conditions</w:t>
            </w:r>
          </w:p>
        </w:tc>
        <w:tc>
          <w:tcPr>
            <w:tcW w:w="6504" w:type="dxa"/>
            <w:hideMark/>
          </w:tcPr>
          <w:p w14:paraId="42B6DED7" w14:textId="77777777" w:rsidR="00E77D25" w:rsidRPr="00E77D25" w:rsidRDefault="00E77D25" w:rsidP="00E77D25">
            <w:pPr>
              <w:spacing w:after="160"/>
              <w:rPr>
                <w:rFonts w:ascii="Times New Roman" w:eastAsiaTheme="minorEastAsia" w:hAnsi="Times New Roman" w:cs="Times New Roman"/>
              </w:rPr>
            </w:pPr>
            <w:r w:rsidRPr="00E77D25">
              <w:rPr>
                <w:rFonts w:ascii="Times New Roman" w:eastAsiaTheme="minorEastAsia" w:hAnsi="Times New Roman" w:cs="Times New Roman"/>
              </w:rPr>
              <w:t>A new record is persisted in the database; Trend charts are ready to update.</w:t>
            </w:r>
          </w:p>
        </w:tc>
      </w:tr>
      <w:tr w:rsidR="00E77D25" w:rsidRPr="00E77D25" w14:paraId="16826295" w14:textId="77777777" w:rsidTr="005B5EDC">
        <w:trPr>
          <w:jc w:val="center"/>
        </w:trPr>
        <w:tc>
          <w:tcPr>
            <w:tcW w:w="1696" w:type="dxa"/>
            <w:hideMark/>
          </w:tcPr>
          <w:p w14:paraId="2FECB7F5" w14:textId="77777777" w:rsidR="00E77D25" w:rsidRPr="00E77D25" w:rsidRDefault="00E77D25" w:rsidP="00E77D25">
            <w:pPr>
              <w:spacing w:after="160"/>
              <w:rPr>
                <w:rFonts w:ascii="Times New Roman" w:eastAsiaTheme="minorEastAsia" w:hAnsi="Times New Roman" w:cs="Times New Roman"/>
              </w:rPr>
            </w:pPr>
            <w:r w:rsidRPr="00E77D25">
              <w:rPr>
                <w:rFonts w:ascii="Times New Roman" w:eastAsiaTheme="minorEastAsia" w:hAnsi="Times New Roman" w:cs="Times New Roman"/>
              </w:rPr>
              <w:t>Acceptance Criteria</w:t>
            </w:r>
          </w:p>
        </w:tc>
        <w:tc>
          <w:tcPr>
            <w:tcW w:w="6504" w:type="dxa"/>
            <w:hideMark/>
          </w:tcPr>
          <w:p w14:paraId="452BE7A4" w14:textId="514DC030" w:rsidR="00E77D25" w:rsidRPr="00E77D25" w:rsidRDefault="00E77D25" w:rsidP="00E77D25">
            <w:pPr>
              <w:spacing w:after="160"/>
              <w:rPr>
                <w:rFonts w:ascii="Times New Roman" w:eastAsiaTheme="minorEastAsia" w:hAnsi="Times New Roman" w:cs="Times New Roman"/>
              </w:rPr>
            </w:pPr>
            <w:r w:rsidRPr="00E77D25">
              <w:rPr>
                <w:rFonts w:ascii="Times New Roman" w:eastAsiaTheme="minorEastAsia" w:hAnsi="Times New Roman" w:cs="Times New Roman"/>
              </w:rPr>
              <w:t>Time-on-Task (T1): &lt; 60 seconds for data entry.</w:t>
            </w:r>
          </w:p>
          <w:p w14:paraId="40624F20" w14:textId="77777777" w:rsidR="00E77D25" w:rsidRPr="00E77D25" w:rsidRDefault="00E77D25" w:rsidP="00E77D25">
            <w:pPr>
              <w:spacing w:after="160"/>
              <w:rPr>
                <w:rFonts w:ascii="Times New Roman" w:eastAsiaTheme="minorEastAsia" w:hAnsi="Times New Roman" w:cs="Times New Roman"/>
              </w:rPr>
            </w:pPr>
            <w:r w:rsidRPr="00E77D25">
              <w:rPr>
                <w:rFonts w:ascii="Times New Roman" w:eastAsiaTheme="minorEastAsia" w:hAnsi="Times New Roman" w:cs="Times New Roman"/>
              </w:rPr>
              <w:t>Success Rate: Task Success Rate (TSR) ≥ 85% in user testing.</w:t>
            </w:r>
          </w:p>
        </w:tc>
      </w:tr>
    </w:tbl>
    <w:p w14:paraId="636A6876" w14:textId="50ECF555" w:rsidR="00EB08D3" w:rsidRPr="00EB08D3" w:rsidRDefault="00EB08D3" w:rsidP="00EB08D3">
      <w:pPr>
        <w:jc w:val="center"/>
        <w:rPr>
          <w:rFonts w:asciiTheme="majorHAnsi" w:eastAsia="黑体" w:hAnsiTheme="majorHAnsi" w:cstheme="majorBidi" w:hint="eastAsia"/>
          <w:sz w:val="20"/>
          <w:szCs w:val="20"/>
        </w:rPr>
      </w:pPr>
      <w:r>
        <w:rPr>
          <w:rFonts w:asciiTheme="majorHAnsi" w:eastAsia="黑体" w:hAnsiTheme="majorHAnsi" w:cstheme="majorBidi" w:hint="eastAsia"/>
          <w:b/>
          <w:bCs/>
          <w:sz w:val="20"/>
          <w:szCs w:val="20"/>
        </w:rPr>
        <w:t>Table 3</w:t>
      </w:r>
      <w:r w:rsidRPr="00B04544">
        <w:rPr>
          <w:rFonts w:asciiTheme="majorHAnsi" w:eastAsia="黑体" w:hAnsiTheme="majorHAnsi" w:cstheme="majorBidi" w:hint="eastAsia"/>
          <w:b/>
          <w:bCs/>
          <w:sz w:val="20"/>
          <w:szCs w:val="20"/>
        </w:rPr>
        <w:t>.1</w:t>
      </w:r>
      <w:r w:rsidRPr="00CF2F4D">
        <w:rPr>
          <w:rFonts w:asciiTheme="majorHAnsi" w:eastAsia="黑体" w:hAnsiTheme="majorHAnsi" w:cstheme="majorBidi" w:hint="eastAsia"/>
          <w:sz w:val="20"/>
          <w:szCs w:val="20"/>
        </w:rPr>
        <w:t>：</w:t>
      </w:r>
      <w:r w:rsidRPr="00EB08D3">
        <w:rPr>
          <w:rFonts w:asciiTheme="majorHAnsi" w:eastAsia="黑体" w:hAnsiTheme="majorHAnsi" w:cstheme="majorBidi"/>
          <w:sz w:val="20"/>
          <w:szCs w:val="20"/>
        </w:rPr>
        <w:t>Use Case Specification – Record Daily Health Metrics.</w:t>
      </w:r>
    </w:p>
    <w:p w14:paraId="5A25FD9C" w14:textId="3982A115" w:rsidR="001054F0" w:rsidRDefault="00D55DB6" w:rsidP="00E77D25">
      <w:pPr>
        <w:pStyle w:val="3"/>
        <w:rPr>
          <w:rFonts w:ascii="Times New Roman" w:eastAsiaTheme="minorEastAsia" w:hAnsi="Times New Roman" w:cs="Times New Roman"/>
        </w:rPr>
      </w:pPr>
      <w:r>
        <w:rPr>
          <w:rFonts w:ascii="Times New Roman" w:eastAsiaTheme="minorEastAsia" w:hAnsi="Times New Roman" w:cs="Times New Roman" w:hint="eastAsia"/>
        </w:rPr>
        <w:t>3.2.2</w:t>
      </w:r>
      <w:r w:rsidR="00E77D25" w:rsidRPr="00E77D25">
        <w:rPr>
          <w:rFonts w:ascii="Times New Roman" w:eastAsiaTheme="minorEastAsia" w:hAnsi="Times New Roman" w:cs="Times New Roman"/>
        </w:rPr>
        <w:t>Use Case 2: Perform Hybrid Risk Assessment (Ref: FR-20)</w:t>
      </w:r>
    </w:p>
    <w:tbl>
      <w:tblPr>
        <w:tblStyle w:val="ae"/>
        <w:tblW w:w="0" w:type="auto"/>
        <w:tblLook w:val="04A0" w:firstRow="1" w:lastRow="0" w:firstColumn="1" w:lastColumn="0" w:noHBand="0" w:noVBand="1"/>
      </w:tblPr>
      <w:tblGrid>
        <w:gridCol w:w="1563"/>
        <w:gridCol w:w="6733"/>
      </w:tblGrid>
      <w:tr w:rsidR="00D55DB6" w:rsidRPr="00D55DB6" w14:paraId="0F4414D6" w14:textId="77777777" w:rsidTr="005B5EDC">
        <w:tc>
          <w:tcPr>
            <w:tcW w:w="0" w:type="auto"/>
            <w:hideMark/>
          </w:tcPr>
          <w:p w14:paraId="15441D74"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Field</w:t>
            </w:r>
          </w:p>
        </w:tc>
        <w:tc>
          <w:tcPr>
            <w:tcW w:w="0" w:type="auto"/>
            <w:hideMark/>
          </w:tcPr>
          <w:p w14:paraId="712ABA90"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Description</w:t>
            </w:r>
          </w:p>
        </w:tc>
      </w:tr>
      <w:tr w:rsidR="00D55DB6" w:rsidRPr="00D55DB6" w14:paraId="33519638" w14:textId="77777777" w:rsidTr="005B5EDC">
        <w:tc>
          <w:tcPr>
            <w:tcW w:w="0" w:type="auto"/>
            <w:hideMark/>
          </w:tcPr>
          <w:p w14:paraId="41E00639"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Use Case Name</w:t>
            </w:r>
          </w:p>
        </w:tc>
        <w:tc>
          <w:tcPr>
            <w:tcW w:w="0" w:type="auto"/>
            <w:hideMark/>
          </w:tcPr>
          <w:p w14:paraId="4A5B8030"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Compute Hybrid Risk Score</w:t>
            </w:r>
          </w:p>
        </w:tc>
      </w:tr>
      <w:tr w:rsidR="00D55DB6" w:rsidRPr="00D55DB6" w14:paraId="0C9F2998" w14:textId="77777777" w:rsidTr="005B5EDC">
        <w:tc>
          <w:tcPr>
            <w:tcW w:w="0" w:type="auto"/>
            <w:hideMark/>
          </w:tcPr>
          <w:p w14:paraId="5BFCA195"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Primary Actor</w:t>
            </w:r>
          </w:p>
        </w:tc>
        <w:tc>
          <w:tcPr>
            <w:tcW w:w="0" w:type="auto"/>
            <w:hideMark/>
          </w:tcPr>
          <w:p w14:paraId="05CFB6A9"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End User</w:t>
            </w:r>
          </w:p>
        </w:tc>
      </w:tr>
      <w:tr w:rsidR="00D55DB6" w:rsidRPr="00D55DB6" w14:paraId="6B81528F" w14:textId="77777777" w:rsidTr="005B5EDC">
        <w:tc>
          <w:tcPr>
            <w:tcW w:w="0" w:type="auto"/>
            <w:hideMark/>
          </w:tcPr>
          <w:p w14:paraId="510B6889"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lastRenderedPageBreak/>
              <w:t>Pre-conditions</w:t>
            </w:r>
          </w:p>
        </w:tc>
        <w:tc>
          <w:tcPr>
            <w:tcW w:w="0" w:type="auto"/>
            <w:hideMark/>
          </w:tcPr>
          <w:p w14:paraId="11ABE8BC" w14:textId="0722C8B9"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1. User has submitted a valid daily record (via Record Today).</w:t>
            </w:r>
          </w:p>
          <w:p w14:paraId="0B0C2202"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2. The trained model (</w:t>
            </w:r>
            <w:proofErr w:type="spellStart"/>
            <w:proofErr w:type="gramStart"/>
            <w:r w:rsidRPr="00D55DB6">
              <w:rPr>
                <w:rFonts w:ascii="Times New Roman" w:eastAsiaTheme="minorEastAsia" w:hAnsi="Times New Roman" w:cs="Times New Roman"/>
              </w:rPr>
              <w:t>model.joblib</w:t>
            </w:r>
            <w:proofErr w:type="spellEnd"/>
            <w:proofErr w:type="gramEnd"/>
            <w:r w:rsidRPr="00D55DB6">
              <w:rPr>
                <w:rFonts w:ascii="Times New Roman" w:eastAsiaTheme="minorEastAsia" w:hAnsi="Times New Roman" w:cs="Times New Roman"/>
              </w:rPr>
              <w:t>) and rules (</w:t>
            </w:r>
            <w:proofErr w:type="spellStart"/>
            <w:proofErr w:type="gramStart"/>
            <w:r w:rsidRPr="00D55DB6">
              <w:rPr>
                <w:rFonts w:ascii="Times New Roman" w:eastAsiaTheme="minorEastAsia" w:hAnsi="Times New Roman" w:cs="Times New Roman"/>
              </w:rPr>
              <w:t>rules.yaml</w:t>
            </w:r>
            <w:proofErr w:type="spellEnd"/>
            <w:proofErr w:type="gramEnd"/>
            <w:r w:rsidRPr="00D55DB6">
              <w:rPr>
                <w:rFonts w:ascii="Times New Roman" w:eastAsiaTheme="minorEastAsia" w:hAnsi="Times New Roman" w:cs="Times New Roman"/>
              </w:rPr>
              <w:t>) are successfully loaded.</w:t>
            </w:r>
          </w:p>
        </w:tc>
      </w:tr>
      <w:tr w:rsidR="00D55DB6" w:rsidRPr="00D55DB6" w14:paraId="51894E78" w14:textId="77777777" w:rsidTr="005B5EDC">
        <w:tc>
          <w:tcPr>
            <w:tcW w:w="0" w:type="auto"/>
            <w:hideMark/>
          </w:tcPr>
          <w:p w14:paraId="5B491BC1"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Main Flow</w:t>
            </w:r>
          </w:p>
        </w:tc>
        <w:tc>
          <w:tcPr>
            <w:tcW w:w="0" w:type="auto"/>
            <w:hideMark/>
          </w:tcPr>
          <w:p w14:paraId="76A0A9EE" w14:textId="41B356D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1. Trigger: User navigates to the "Assessment" page.</w:t>
            </w:r>
          </w:p>
          <w:p w14:paraId="0CF3FEC4" w14:textId="247A33FB"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2. Data Retrieval: System retrieves the most recent health record from SQLite.</w:t>
            </w:r>
          </w:p>
          <w:p w14:paraId="0A6A2369" w14:textId="5E842D71"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 xml:space="preserve">3. Pre-processing: System calculates BMI and </w:t>
            </w:r>
            <w:proofErr w:type="spellStart"/>
            <w:r w:rsidRPr="00D55DB6">
              <w:rPr>
                <w:rFonts w:ascii="Times New Roman" w:eastAsiaTheme="minorEastAsia" w:hAnsi="Times New Roman" w:cs="Times New Roman"/>
              </w:rPr>
              <w:t>standardises</w:t>
            </w:r>
            <w:proofErr w:type="spellEnd"/>
            <w:r w:rsidRPr="00D55DB6">
              <w:rPr>
                <w:rFonts w:ascii="Times New Roman" w:eastAsiaTheme="minorEastAsia" w:hAnsi="Times New Roman" w:cs="Times New Roman"/>
              </w:rPr>
              <w:t xml:space="preserve"> inputs (e.g., scaling Weight/Height).</w:t>
            </w:r>
          </w:p>
          <w:p w14:paraId="521F9EF1" w14:textId="374B6F2E"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 xml:space="preserve">4. Model Inference: System feeds </w:t>
            </w:r>
            <w:proofErr w:type="gramStart"/>
            <w:r w:rsidRPr="00D55DB6">
              <w:rPr>
                <w:rFonts w:ascii="Times New Roman" w:eastAsiaTheme="minorEastAsia" w:hAnsi="Times New Roman" w:cs="Times New Roman"/>
              </w:rPr>
              <w:t>features</w:t>
            </w:r>
            <w:proofErr w:type="gramEnd"/>
            <w:r w:rsidRPr="00D55DB6">
              <w:rPr>
                <w:rFonts w:ascii="Times New Roman" w:eastAsiaTheme="minorEastAsia" w:hAnsi="Times New Roman" w:cs="Times New Roman"/>
              </w:rPr>
              <w:t xml:space="preserve"> into the Random Forest Classifier to obtain the probability P(obese).</w:t>
            </w:r>
          </w:p>
          <w:p w14:paraId="783052A8" w14:textId="2A95FCE6"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5. Rules Evaluation: System checks logic rules to generate a normalized rule score R.</w:t>
            </w:r>
          </w:p>
          <w:p w14:paraId="59FA37AE" w14:textId="2728FA84"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6. Hybrid Fusion: System computes the final score using the formula:</w:t>
            </w:r>
          </w:p>
          <w:p w14:paraId="60905CDC" w14:textId="3A948F14"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Risk = 0.7 \times P(model) + 0.3 \times R(rules)</w:t>
            </w:r>
          </w:p>
          <w:p w14:paraId="1D4740AF"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7. Display: System renders the "Assessment" page with the final score, a risk tier (e.g., "High"), and a progress bar.</w:t>
            </w:r>
          </w:p>
        </w:tc>
      </w:tr>
      <w:tr w:rsidR="00D55DB6" w:rsidRPr="00D55DB6" w14:paraId="0816480F" w14:textId="77777777" w:rsidTr="005B5EDC">
        <w:tc>
          <w:tcPr>
            <w:tcW w:w="0" w:type="auto"/>
            <w:hideMark/>
          </w:tcPr>
          <w:p w14:paraId="1B9423B8"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Alternative Flow</w:t>
            </w:r>
          </w:p>
        </w:tc>
        <w:tc>
          <w:tcPr>
            <w:tcW w:w="0" w:type="auto"/>
            <w:hideMark/>
          </w:tcPr>
          <w:p w14:paraId="15B7FF4A" w14:textId="5293FB6F"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Model Inference Failure:</w:t>
            </w:r>
          </w:p>
          <w:p w14:paraId="246EC650" w14:textId="2F086AB2"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1. If the model file is missing or corrupted, the system logs an INFERENCE_ERROR.</w:t>
            </w:r>
          </w:p>
          <w:p w14:paraId="3FE7262D" w14:textId="4CD172D5"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2. System falls back to Rules-Only Mode (Risk = R).</w:t>
            </w:r>
          </w:p>
          <w:p w14:paraId="21B06B6F"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3. System displays a warning: "Risk calculated based on rules only (Model unavailable)."</w:t>
            </w:r>
          </w:p>
        </w:tc>
      </w:tr>
      <w:tr w:rsidR="00D55DB6" w:rsidRPr="00D55DB6" w14:paraId="486FEFB7" w14:textId="77777777" w:rsidTr="005B5EDC">
        <w:tc>
          <w:tcPr>
            <w:tcW w:w="0" w:type="auto"/>
            <w:hideMark/>
          </w:tcPr>
          <w:p w14:paraId="59D72CE8"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Post-conditions</w:t>
            </w:r>
          </w:p>
        </w:tc>
        <w:tc>
          <w:tcPr>
            <w:tcW w:w="0" w:type="auto"/>
            <w:hideMark/>
          </w:tcPr>
          <w:p w14:paraId="2EE2A8BC"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The calculated risk score and triggered factors are logged to risk_calc.log for auditing.</w:t>
            </w:r>
          </w:p>
        </w:tc>
      </w:tr>
      <w:tr w:rsidR="00D55DB6" w:rsidRPr="00D55DB6" w14:paraId="6416A364" w14:textId="77777777" w:rsidTr="005B5EDC">
        <w:tc>
          <w:tcPr>
            <w:tcW w:w="0" w:type="auto"/>
            <w:hideMark/>
          </w:tcPr>
          <w:p w14:paraId="094C1AE6"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Metrics</w:t>
            </w:r>
          </w:p>
        </w:tc>
        <w:tc>
          <w:tcPr>
            <w:tcW w:w="0" w:type="auto"/>
            <w:hideMark/>
          </w:tcPr>
          <w:p w14:paraId="5B3AA7F6" w14:textId="285AE3C5"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Performance: End-to-end page response time (P50) &lt; 200</w:t>
            </w:r>
            <w:proofErr w:type="gramStart"/>
            <w:r w:rsidRPr="00D55DB6">
              <w:rPr>
                <w:rFonts w:ascii="Times New Roman" w:eastAsiaTheme="minorEastAsia" w:hAnsi="Times New Roman" w:cs="Times New Roman"/>
              </w:rPr>
              <w:t>ms .</w:t>
            </w:r>
            <w:proofErr w:type="gramEnd"/>
          </w:p>
          <w:p w14:paraId="744A5E75" w14:textId="168A3C2D"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Accuracy: Model component maintains AUC</w:t>
            </w:r>
            <w:r w:rsidR="00C77178" w:rsidRPr="00C77178">
              <w:rPr>
                <w:rFonts w:ascii="Times New Roman" w:eastAsiaTheme="minorEastAsia" w:hAnsi="Times New Roman" w:cs="Times New Roman"/>
              </w:rPr>
              <w:t>≥</w:t>
            </w:r>
            <w:r w:rsidRPr="00D55DB6">
              <w:rPr>
                <w:rFonts w:ascii="Times New Roman" w:eastAsiaTheme="minorEastAsia" w:hAnsi="Times New Roman" w:cs="Times New Roman"/>
              </w:rPr>
              <w:t>0.85.</w:t>
            </w:r>
          </w:p>
        </w:tc>
      </w:tr>
    </w:tbl>
    <w:p w14:paraId="252BBF0C" w14:textId="3950A3E5" w:rsidR="0011195F" w:rsidRPr="0011195F" w:rsidRDefault="0011195F" w:rsidP="0011195F">
      <w:pPr>
        <w:jc w:val="center"/>
        <w:rPr>
          <w:rFonts w:asciiTheme="majorHAnsi" w:eastAsia="黑体" w:hAnsiTheme="majorHAnsi" w:cstheme="majorBidi" w:hint="eastAsia"/>
          <w:sz w:val="20"/>
          <w:szCs w:val="20"/>
        </w:rPr>
      </w:pPr>
      <w:bookmarkStart w:id="73" w:name="_Hlk215138654"/>
      <w:bookmarkStart w:id="74" w:name="_Toc215133997"/>
      <w:r>
        <w:rPr>
          <w:rFonts w:asciiTheme="majorHAnsi" w:eastAsia="黑体" w:hAnsiTheme="majorHAnsi" w:cstheme="majorBidi" w:hint="eastAsia"/>
          <w:b/>
          <w:bCs/>
          <w:sz w:val="20"/>
          <w:szCs w:val="20"/>
        </w:rPr>
        <w:t>Table 3</w:t>
      </w:r>
      <w:r w:rsidRPr="00B04544">
        <w:rPr>
          <w:rFonts w:asciiTheme="majorHAnsi" w:eastAsia="黑体" w:hAnsiTheme="majorHAnsi" w:cstheme="majorBidi" w:hint="eastAsia"/>
          <w:b/>
          <w:bCs/>
          <w:sz w:val="20"/>
          <w:szCs w:val="20"/>
        </w:rPr>
        <w:t>.</w:t>
      </w:r>
      <w:r>
        <w:rPr>
          <w:rFonts w:asciiTheme="majorHAnsi" w:eastAsia="黑体" w:hAnsiTheme="majorHAnsi" w:cstheme="majorBidi" w:hint="eastAsia"/>
          <w:b/>
          <w:bCs/>
          <w:sz w:val="20"/>
          <w:szCs w:val="20"/>
        </w:rPr>
        <w:t>2</w:t>
      </w:r>
      <w:r w:rsidRPr="00CF2F4D">
        <w:rPr>
          <w:rFonts w:asciiTheme="majorHAnsi" w:eastAsia="黑体" w:hAnsiTheme="majorHAnsi" w:cstheme="majorBidi" w:hint="eastAsia"/>
          <w:sz w:val="20"/>
          <w:szCs w:val="20"/>
        </w:rPr>
        <w:t>：</w:t>
      </w:r>
      <w:r w:rsidRPr="0011195F">
        <w:rPr>
          <w:rFonts w:asciiTheme="majorHAnsi" w:eastAsia="黑体" w:hAnsiTheme="majorHAnsi" w:cstheme="majorBidi"/>
          <w:sz w:val="20"/>
          <w:szCs w:val="20"/>
        </w:rPr>
        <w:t>Use Case Specification – Compute Hybrid Risk Score.</w:t>
      </w:r>
    </w:p>
    <w:bookmarkEnd w:id="73"/>
    <w:p w14:paraId="0411AFD6" w14:textId="19747EA8" w:rsidR="000275A1" w:rsidRPr="008B17AD" w:rsidRDefault="00E43F51" w:rsidP="002A15BC">
      <w:pPr>
        <w:pStyle w:val="2"/>
        <w:rPr>
          <w:rFonts w:ascii="Times New Roman" w:eastAsia="Times New Roman" w:hAnsi="Times New Roman" w:cs="Times New Roman"/>
          <w:rPrChange w:id="75" w:author="移淼 郝" w:date="2025-11-27T08:06:00Z" w16du:dateUtc="2025-11-27T00:06:00Z">
            <w:rPr>
              <w:rFonts w:asciiTheme="minorHAnsi" w:eastAsia="Times New Roman" w:hAnsiTheme="minorHAnsi" w:cstheme="minorBidi"/>
            </w:rPr>
          </w:rPrChange>
        </w:rPr>
      </w:pPr>
      <w:r w:rsidRPr="008B17AD">
        <w:rPr>
          <w:rFonts w:ascii="Times New Roman" w:hAnsi="Times New Roman" w:cs="Times New Roman" w:hint="eastAsia"/>
          <w:rPrChange w:id="76" w:author="移淼 郝" w:date="2025-11-27T08:06:00Z" w16du:dateUtc="2025-11-27T00:06:00Z">
            <w:rPr>
              <w:rFonts w:hint="eastAsia"/>
            </w:rPr>
          </w:rPrChange>
        </w:rPr>
        <w:lastRenderedPageBreak/>
        <w:t>3.3</w:t>
      </w:r>
      <w:r w:rsidR="000275A1" w:rsidRPr="008B17AD">
        <w:rPr>
          <w:rFonts w:ascii="Times New Roman" w:eastAsia="Times New Roman" w:hAnsi="Times New Roman" w:cs="Times New Roman"/>
          <w:rPrChange w:id="77" w:author="移淼 郝" w:date="2025-11-27T08:06:00Z" w16du:dateUtc="2025-11-27T00:06:00Z">
            <w:rPr>
              <w:rFonts w:asciiTheme="minorHAnsi" w:eastAsia="Times New Roman" w:hAnsiTheme="minorHAnsi" w:cstheme="minorBidi"/>
            </w:rPr>
          </w:rPrChange>
        </w:rPr>
        <w:t xml:space="preserve">The rest </w:t>
      </w:r>
      <w:r w:rsidR="002A15BC" w:rsidRPr="008B17AD">
        <w:rPr>
          <w:rFonts w:ascii="Times New Roman" w:hAnsi="Times New Roman" w:cs="Times New Roman" w:hint="eastAsia"/>
          <w:rPrChange w:id="78" w:author="移淼 郝" w:date="2025-11-27T08:06:00Z" w16du:dateUtc="2025-11-27T00:06:00Z">
            <w:rPr>
              <w:rFonts w:hint="eastAsia"/>
            </w:rPr>
          </w:rPrChange>
        </w:rPr>
        <w:t>Functional Requirements</w:t>
      </w:r>
      <w:bookmarkEnd w:id="74"/>
    </w:p>
    <w:tbl>
      <w:tblPr>
        <w:tblStyle w:val="ae"/>
        <w:tblW w:w="0" w:type="auto"/>
        <w:jc w:val="center"/>
        <w:tblLook w:val="04A0" w:firstRow="1" w:lastRow="0" w:firstColumn="1" w:lastColumn="0" w:noHBand="0" w:noVBand="1"/>
      </w:tblPr>
      <w:tblGrid>
        <w:gridCol w:w="590"/>
        <w:gridCol w:w="2003"/>
        <w:gridCol w:w="5703"/>
      </w:tblGrid>
      <w:tr w:rsidR="00D55DB6" w:rsidRPr="00D55DB6" w14:paraId="08BB564B" w14:textId="77777777" w:rsidTr="00263E62">
        <w:trPr>
          <w:jc w:val="center"/>
        </w:trPr>
        <w:tc>
          <w:tcPr>
            <w:tcW w:w="0" w:type="auto"/>
            <w:hideMark/>
          </w:tcPr>
          <w:p w14:paraId="341B728A"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ID</w:t>
            </w:r>
          </w:p>
        </w:tc>
        <w:tc>
          <w:tcPr>
            <w:tcW w:w="2003" w:type="dxa"/>
            <w:hideMark/>
          </w:tcPr>
          <w:p w14:paraId="1C05E037"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Feature</w:t>
            </w:r>
          </w:p>
        </w:tc>
        <w:tc>
          <w:tcPr>
            <w:tcW w:w="5703" w:type="dxa"/>
            <w:hideMark/>
          </w:tcPr>
          <w:p w14:paraId="28776DC8"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Requirement Description</w:t>
            </w:r>
          </w:p>
        </w:tc>
      </w:tr>
      <w:tr w:rsidR="00D55DB6" w:rsidRPr="00D55DB6" w14:paraId="6D2914F4" w14:textId="77777777" w:rsidTr="00263E62">
        <w:trPr>
          <w:jc w:val="center"/>
        </w:trPr>
        <w:tc>
          <w:tcPr>
            <w:tcW w:w="0" w:type="auto"/>
            <w:hideMark/>
          </w:tcPr>
          <w:p w14:paraId="15EA3D69"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FR-10</w:t>
            </w:r>
          </w:p>
        </w:tc>
        <w:tc>
          <w:tcPr>
            <w:tcW w:w="2003" w:type="dxa"/>
            <w:hideMark/>
          </w:tcPr>
          <w:p w14:paraId="5642A788"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Trend Visualization</w:t>
            </w:r>
          </w:p>
        </w:tc>
        <w:tc>
          <w:tcPr>
            <w:tcW w:w="5703" w:type="dxa"/>
            <w:hideMark/>
          </w:tcPr>
          <w:p w14:paraId="5621E3B2"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Plot interactive 7/30-day trends for weight, activity, and water with moving averages.</w:t>
            </w:r>
          </w:p>
        </w:tc>
      </w:tr>
      <w:tr w:rsidR="00D55DB6" w:rsidRPr="00D55DB6" w14:paraId="4E57E866" w14:textId="77777777" w:rsidTr="00263E62">
        <w:trPr>
          <w:jc w:val="center"/>
        </w:trPr>
        <w:tc>
          <w:tcPr>
            <w:tcW w:w="0" w:type="auto"/>
            <w:hideMark/>
          </w:tcPr>
          <w:p w14:paraId="5C15C70E"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FR-11</w:t>
            </w:r>
          </w:p>
        </w:tc>
        <w:tc>
          <w:tcPr>
            <w:tcW w:w="2003" w:type="dxa"/>
            <w:hideMark/>
          </w:tcPr>
          <w:p w14:paraId="4A824C03"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Trend Comparison</w:t>
            </w:r>
          </w:p>
        </w:tc>
        <w:tc>
          <w:tcPr>
            <w:tcW w:w="5703" w:type="dxa"/>
            <w:hideMark/>
          </w:tcPr>
          <w:p w14:paraId="03AAE676"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Calculate and display the mean difference between "Last 7 Days" and "Previous 7 Days".</w:t>
            </w:r>
          </w:p>
        </w:tc>
      </w:tr>
      <w:tr w:rsidR="00D55DB6" w:rsidRPr="00D55DB6" w14:paraId="3039C16E" w14:textId="77777777" w:rsidTr="00263E62">
        <w:trPr>
          <w:jc w:val="center"/>
        </w:trPr>
        <w:tc>
          <w:tcPr>
            <w:tcW w:w="0" w:type="auto"/>
            <w:hideMark/>
          </w:tcPr>
          <w:p w14:paraId="1D7B7F5A"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FR-30</w:t>
            </w:r>
          </w:p>
        </w:tc>
        <w:tc>
          <w:tcPr>
            <w:tcW w:w="2003" w:type="dxa"/>
            <w:hideMark/>
          </w:tcPr>
          <w:p w14:paraId="25D1618F"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Explainability</w:t>
            </w:r>
          </w:p>
        </w:tc>
        <w:tc>
          <w:tcPr>
            <w:tcW w:w="5703" w:type="dxa"/>
            <w:hideMark/>
          </w:tcPr>
          <w:p w14:paraId="6C9877D3"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Display a "Triggered Rules" snippet on the results page to explain the risk score logic.</w:t>
            </w:r>
          </w:p>
        </w:tc>
      </w:tr>
      <w:tr w:rsidR="00D55DB6" w:rsidRPr="00D55DB6" w14:paraId="09905568" w14:textId="77777777" w:rsidTr="00263E62">
        <w:trPr>
          <w:jc w:val="center"/>
        </w:trPr>
        <w:tc>
          <w:tcPr>
            <w:tcW w:w="0" w:type="auto"/>
            <w:hideMark/>
          </w:tcPr>
          <w:p w14:paraId="32BE6277"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FR-31</w:t>
            </w:r>
          </w:p>
        </w:tc>
        <w:tc>
          <w:tcPr>
            <w:tcW w:w="2003" w:type="dxa"/>
            <w:hideMark/>
          </w:tcPr>
          <w:p w14:paraId="4CD45056"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Recommendations</w:t>
            </w:r>
          </w:p>
        </w:tc>
        <w:tc>
          <w:tcPr>
            <w:tcW w:w="5703" w:type="dxa"/>
            <w:hideMark/>
          </w:tcPr>
          <w:p w14:paraId="081ADCAC"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Generate 2–3 actionable, non-clinical lifestyle recommendations based on user input.</w:t>
            </w:r>
          </w:p>
        </w:tc>
      </w:tr>
      <w:tr w:rsidR="00D55DB6" w:rsidRPr="00D55DB6" w14:paraId="1923A57D" w14:textId="77777777" w:rsidTr="00263E62">
        <w:trPr>
          <w:jc w:val="center"/>
        </w:trPr>
        <w:tc>
          <w:tcPr>
            <w:tcW w:w="0" w:type="auto"/>
            <w:hideMark/>
          </w:tcPr>
          <w:p w14:paraId="01291CA0"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FR-40</w:t>
            </w:r>
          </w:p>
        </w:tc>
        <w:tc>
          <w:tcPr>
            <w:tcW w:w="2003" w:type="dxa"/>
            <w:hideMark/>
          </w:tcPr>
          <w:p w14:paraId="213BCF30"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PDF Export</w:t>
            </w:r>
          </w:p>
        </w:tc>
        <w:tc>
          <w:tcPr>
            <w:tcW w:w="5703" w:type="dxa"/>
            <w:hideMark/>
          </w:tcPr>
          <w:p w14:paraId="0E882C99"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Generate a downloadable 1–</w:t>
            </w:r>
            <w:proofErr w:type="gramStart"/>
            <w:r w:rsidRPr="00D55DB6">
              <w:rPr>
                <w:rFonts w:ascii="Times New Roman" w:eastAsiaTheme="minorEastAsia" w:hAnsi="Times New Roman" w:cs="Times New Roman"/>
              </w:rPr>
              <w:t>2 page</w:t>
            </w:r>
            <w:proofErr w:type="gramEnd"/>
            <w:r w:rsidRPr="00D55DB6">
              <w:rPr>
                <w:rFonts w:ascii="Times New Roman" w:eastAsiaTheme="minorEastAsia" w:hAnsi="Times New Roman" w:cs="Times New Roman"/>
              </w:rPr>
              <w:t xml:space="preserve"> PDF report containing the summary and charts.</w:t>
            </w:r>
          </w:p>
        </w:tc>
      </w:tr>
      <w:tr w:rsidR="00D55DB6" w:rsidRPr="00D55DB6" w14:paraId="75A735FE" w14:textId="77777777" w:rsidTr="00263E62">
        <w:trPr>
          <w:jc w:val="center"/>
        </w:trPr>
        <w:tc>
          <w:tcPr>
            <w:tcW w:w="0" w:type="auto"/>
            <w:hideMark/>
          </w:tcPr>
          <w:p w14:paraId="07907B93"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FR-50</w:t>
            </w:r>
          </w:p>
        </w:tc>
        <w:tc>
          <w:tcPr>
            <w:tcW w:w="2003" w:type="dxa"/>
            <w:hideMark/>
          </w:tcPr>
          <w:p w14:paraId="4CE1795A"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Data Portability</w:t>
            </w:r>
          </w:p>
        </w:tc>
        <w:tc>
          <w:tcPr>
            <w:tcW w:w="5703" w:type="dxa"/>
            <w:hideMark/>
          </w:tcPr>
          <w:p w14:paraId="00F943B5"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Support CSV import/export to allow users to backup or migrate their local data.</w:t>
            </w:r>
          </w:p>
        </w:tc>
      </w:tr>
      <w:tr w:rsidR="00D55DB6" w:rsidRPr="00D55DB6" w14:paraId="31F1B7DA" w14:textId="77777777" w:rsidTr="00263E62">
        <w:trPr>
          <w:jc w:val="center"/>
        </w:trPr>
        <w:tc>
          <w:tcPr>
            <w:tcW w:w="0" w:type="auto"/>
            <w:hideMark/>
          </w:tcPr>
          <w:p w14:paraId="2ACF36CE"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FR-60</w:t>
            </w:r>
          </w:p>
        </w:tc>
        <w:tc>
          <w:tcPr>
            <w:tcW w:w="2003" w:type="dxa"/>
            <w:hideMark/>
          </w:tcPr>
          <w:p w14:paraId="6A7640A5"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Audit Logging</w:t>
            </w:r>
          </w:p>
        </w:tc>
        <w:tc>
          <w:tcPr>
            <w:tcW w:w="5703" w:type="dxa"/>
            <w:hideMark/>
          </w:tcPr>
          <w:p w14:paraId="559AE28A" w14:textId="77777777" w:rsidR="00D55DB6" w:rsidRPr="00D55DB6" w:rsidRDefault="00D55DB6" w:rsidP="00D55DB6">
            <w:pPr>
              <w:spacing w:after="160"/>
              <w:rPr>
                <w:rFonts w:ascii="Times New Roman" w:eastAsiaTheme="minorEastAsia" w:hAnsi="Times New Roman" w:cs="Times New Roman"/>
              </w:rPr>
            </w:pPr>
            <w:r w:rsidRPr="00D55DB6">
              <w:rPr>
                <w:rFonts w:ascii="Times New Roman" w:eastAsiaTheme="minorEastAsia" w:hAnsi="Times New Roman" w:cs="Times New Roman"/>
              </w:rPr>
              <w:t>Log system events (submission, prediction, export) to a local file for traceability.</w:t>
            </w:r>
          </w:p>
        </w:tc>
      </w:tr>
    </w:tbl>
    <w:p w14:paraId="0337A7A0" w14:textId="0AD2155A" w:rsidR="00263E62" w:rsidRPr="00263E62" w:rsidRDefault="00263E62" w:rsidP="00263E62">
      <w:pPr>
        <w:jc w:val="center"/>
        <w:rPr>
          <w:rFonts w:asciiTheme="majorHAnsi" w:eastAsia="黑体" w:hAnsiTheme="majorHAnsi" w:cstheme="majorBidi" w:hint="eastAsia"/>
          <w:sz w:val="20"/>
          <w:szCs w:val="20"/>
        </w:rPr>
      </w:pPr>
      <w:bookmarkStart w:id="79" w:name="_Toc215133998"/>
      <w:r>
        <w:rPr>
          <w:rFonts w:asciiTheme="majorHAnsi" w:eastAsia="黑体" w:hAnsiTheme="majorHAnsi" w:cstheme="majorBidi" w:hint="eastAsia"/>
          <w:b/>
          <w:bCs/>
          <w:sz w:val="20"/>
          <w:szCs w:val="20"/>
        </w:rPr>
        <w:t>Table 3</w:t>
      </w:r>
      <w:r w:rsidRPr="00B04544">
        <w:rPr>
          <w:rFonts w:asciiTheme="majorHAnsi" w:eastAsia="黑体" w:hAnsiTheme="majorHAnsi" w:cstheme="majorBidi" w:hint="eastAsia"/>
          <w:b/>
          <w:bCs/>
          <w:sz w:val="20"/>
          <w:szCs w:val="20"/>
        </w:rPr>
        <w:t>.</w:t>
      </w:r>
      <w:r>
        <w:rPr>
          <w:rFonts w:asciiTheme="majorHAnsi" w:eastAsia="黑体" w:hAnsiTheme="majorHAnsi" w:cstheme="majorBidi" w:hint="eastAsia"/>
          <w:b/>
          <w:bCs/>
          <w:sz w:val="20"/>
          <w:szCs w:val="20"/>
        </w:rPr>
        <w:t>3</w:t>
      </w:r>
      <w:r w:rsidRPr="00CF2F4D">
        <w:rPr>
          <w:rFonts w:asciiTheme="majorHAnsi" w:eastAsia="黑体" w:hAnsiTheme="majorHAnsi" w:cstheme="majorBidi" w:hint="eastAsia"/>
          <w:sz w:val="20"/>
          <w:szCs w:val="20"/>
        </w:rPr>
        <w:t>：</w:t>
      </w:r>
      <w:r w:rsidRPr="00263E62">
        <w:rPr>
          <w:rFonts w:asciiTheme="majorHAnsi" w:eastAsia="黑体" w:hAnsiTheme="majorHAnsi" w:cstheme="majorBidi"/>
          <w:sz w:val="20"/>
          <w:szCs w:val="20"/>
        </w:rPr>
        <w:t>Summary of Supporting Functional Requirements.</w:t>
      </w:r>
    </w:p>
    <w:p w14:paraId="568539F2" w14:textId="6A1D5AF7" w:rsidR="00E43F51" w:rsidRPr="00212BC0" w:rsidRDefault="00E43F51" w:rsidP="004C7A9C">
      <w:pPr>
        <w:pStyle w:val="1"/>
        <w:rPr>
          <w:rFonts w:ascii="Times New Roman" w:eastAsiaTheme="minorEastAsia" w:hAnsi="Times New Roman" w:cs="Times New Roman" w:hint="eastAsia"/>
          <w:rPrChange w:id="80" w:author="移淼 郝" w:date="2025-11-27T08:07:00Z" w16du:dateUtc="2025-11-27T00:07:00Z">
            <w:rPr>
              <w:rFonts w:hint="eastAsia"/>
            </w:rPr>
          </w:rPrChange>
        </w:rPr>
      </w:pPr>
      <w:r w:rsidRPr="00212BC0">
        <w:rPr>
          <w:rFonts w:ascii="Times New Roman" w:hAnsi="Times New Roman" w:cs="Times New Roman"/>
        </w:rPr>
        <w:lastRenderedPageBreak/>
        <w:t>4.Data &amp; Interfaces</w:t>
      </w:r>
      <w:bookmarkEnd w:id="79"/>
    </w:p>
    <w:p w14:paraId="500CCBEF" w14:textId="7A2BD93C" w:rsidR="00E43F51" w:rsidRDefault="00E43F51" w:rsidP="00ED2A00">
      <w:pPr>
        <w:pStyle w:val="2"/>
        <w:rPr>
          <w:rFonts w:ascii="Times New Roman" w:hAnsi="Times New Roman" w:cs="Times New Roman"/>
        </w:rPr>
      </w:pPr>
      <w:bookmarkStart w:id="81" w:name="_Toc215133999"/>
      <w:r w:rsidRPr="008B17AD">
        <w:rPr>
          <w:rFonts w:ascii="Times New Roman" w:hAnsi="Times New Roman" w:cs="Times New Roman" w:hint="eastAsia"/>
          <w:rPrChange w:id="82" w:author="移淼 郝" w:date="2025-11-27T08:07:00Z" w16du:dateUtc="2025-11-27T00:07:00Z">
            <w:rPr>
              <w:rFonts w:hint="eastAsia"/>
            </w:rPr>
          </w:rPrChange>
        </w:rPr>
        <w:t>4.1</w:t>
      </w:r>
      <w:r w:rsidR="0096445D" w:rsidRPr="008B17AD">
        <w:rPr>
          <w:rFonts w:ascii="Times New Roman" w:hAnsi="Times New Roman" w:cs="Times New Roman" w:hint="eastAsia"/>
          <w:rPrChange w:id="83" w:author="移淼 郝" w:date="2025-11-27T08:07:00Z" w16du:dateUtc="2025-11-27T00:07:00Z">
            <w:rPr>
              <w:rFonts w:hint="eastAsia"/>
            </w:rPr>
          </w:rPrChange>
        </w:rPr>
        <w:t>Data Fields (Inputs &amp; Derived/Outputs)</w:t>
      </w:r>
      <w:bookmarkEnd w:id="81"/>
    </w:p>
    <w:p w14:paraId="483117B2" w14:textId="36DD5C78" w:rsidR="0061031E" w:rsidRDefault="004C7A9C" w:rsidP="0061031E">
      <w:pPr>
        <w:rPr>
          <w:rFonts w:eastAsiaTheme="minorEastAsia" w:hint="eastAsia"/>
        </w:rPr>
      </w:pPr>
      <w:r w:rsidRPr="004C7A9C">
        <w:rPr>
          <w:rFonts w:eastAsiaTheme="minorEastAsia"/>
          <w:noProof/>
        </w:rPr>
        <w:drawing>
          <wp:inline distT="0" distB="0" distL="0" distR="0" wp14:anchorId="6ECC3E55" wp14:editId="34E7CA18">
            <wp:extent cx="5274310" cy="2496185"/>
            <wp:effectExtent l="19050" t="19050" r="21590" b="18415"/>
            <wp:docPr id="1113960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496185"/>
                    </a:xfrm>
                    <a:prstGeom prst="rect">
                      <a:avLst/>
                    </a:prstGeom>
                    <a:noFill/>
                    <a:ln>
                      <a:solidFill>
                        <a:schemeClr val="accent1"/>
                      </a:solidFill>
                    </a:ln>
                  </pic:spPr>
                </pic:pic>
              </a:graphicData>
            </a:graphic>
          </wp:inline>
        </w:drawing>
      </w:r>
    </w:p>
    <w:p w14:paraId="7AC00061" w14:textId="3DB0D0D0" w:rsidR="004C7A9C" w:rsidRPr="00FE02D2" w:rsidRDefault="0061031E" w:rsidP="004C7A9C">
      <w:pPr>
        <w:jc w:val="center"/>
        <w:rPr>
          <w:rFonts w:asciiTheme="majorHAnsi" w:eastAsia="黑体" w:hAnsiTheme="majorHAnsi" w:cstheme="majorBidi" w:hint="eastAsia"/>
          <w:sz w:val="20"/>
          <w:szCs w:val="20"/>
        </w:rPr>
      </w:pPr>
      <w:r w:rsidRPr="00FE02D2">
        <w:rPr>
          <w:rFonts w:asciiTheme="majorHAnsi" w:eastAsia="黑体" w:hAnsiTheme="majorHAnsi" w:cstheme="majorBidi"/>
          <w:b/>
          <w:bCs/>
          <w:sz w:val="20"/>
          <w:szCs w:val="20"/>
        </w:rPr>
        <w:t>Figure 4.1</w:t>
      </w:r>
      <w:r w:rsidRPr="00FE02D2">
        <w:rPr>
          <w:rFonts w:asciiTheme="majorHAnsi" w:eastAsia="黑体" w:hAnsiTheme="majorHAnsi" w:cstheme="majorBidi"/>
          <w:sz w:val="20"/>
          <w:szCs w:val="20"/>
        </w:rPr>
        <w:t xml:space="preserve">: </w:t>
      </w:r>
      <w:r w:rsidR="00FE02D2" w:rsidRPr="00FE02D2">
        <w:rPr>
          <w:rFonts w:asciiTheme="majorHAnsi" w:eastAsia="黑体" w:hAnsiTheme="majorHAnsi" w:cstheme="majorBidi"/>
          <w:sz w:val="20"/>
          <w:szCs w:val="20"/>
        </w:rPr>
        <w:t>Data Entry Interface capturing core biometric inputs.</w:t>
      </w:r>
    </w:p>
    <w:p w14:paraId="537F4850" w14:textId="1255A5A2" w:rsidR="0061031E" w:rsidRPr="004C7A9C" w:rsidRDefault="0061031E" w:rsidP="005B5EDC">
      <w:pPr>
        <w:jc w:val="both"/>
        <w:rPr>
          <w:rFonts w:ascii="Times New Roman" w:eastAsiaTheme="minorEastAsia" w:hAnsi="Times New Roman" w:cs="Times New Roman"/>
          <w:rPrChange w:id="84" w:author="移淼 郝" w:date="2025-11-27T08:07:00Z" w16du:dateUtc="2025-11-27T00:07:00Z">
            <w:rPr/>
          </w:rPrChange>
        </w:rPr>
      </w:pPr>
      <w:r w:rsidRPr="004C7A9C">
        <w:rPr>
          <w:rFonts w:ascii="Times New Roman" w:eastAsiaTheme="minorEastAsia" w:hAnsi="Times New Roman" w:cs="Times New Roman"/>
        </w:rPr>
        <w:t xml:space="preserve">The system captures 7 core biometric inputs (Age, Gender, Height, Weight, etc.) and strictly validates types via </w:t>
      </w:r>
      <w:proofErr w:type="spellStart"/>
      <w:r w:rsidRPr="004C7A9C">
        <w:rPr>
          <w:rFonts w:ascii="Times New Roman" w:eastAsiaTheme="minorEastAsia" w:hAnsi="Times New Roman" w:cs="Times New Roman"/>
        </w:rPr>
        <w:t>Pydantic</w:t>
      </w:r>
      <w:proofErr w:type="spellEnd"/>
      <w:r w:rsidRPr="004C7A9C">
        <w:rPr>
          <w:rFonts w:ascii="Times New Roman" w:eastAsiaTheme="minorEastAsia" w:hAnsi="Times New Roman" w:cs="Times New Roman"/>
        </w:rPr>
        <w:t xml:space="preserve"> models.</w:t>
      </w:r>
    </w:p>
    <w:p w14:paraId="15F8738F" w14:textId="5424DE28" w:rsidR="00E43F51" w:rsidRPr="008B17AD" w:rsidRDefault="00ED2A00" w:rsidP="009B55D8">
      <w:pPr>
        <w:pStyle w:val="2"/>
        <w:rPr>
          <w:rFonts w:ascii="Times New Roman" w:hAnsi="Times New Roman" w:cs="Times New Roman" w:hint="eastAsia"/>
          <w:rPrChange w:id="85" w:author="移淼 郝" w:date="2025-11-27T08:07:00Z" w16du:dateUtc="2025-11-27T00:07:00Z">
            <w:rPr>
              <w:rFonts w:hint="eastAsia"/>
            </w:rPr>
          </w:rPrChange>
        </w:rPr>
      </w:pPr>
      <w:bookmarkStart w:id="86" w:name="_Toc215134000"/>
      <w:r w:rsidRPr="008B17AD">
        <w:rPr>
          <w:rFonts w:ascii="Times New Roman" w:eastAsiaTheme="minorEastAsia" w:hAnsi="Times New Roman" w:cs="Times New Roman" w:hint="eastAsia"/>
          <w:rPrChange w:id="87" w:author="移淼 郝" w:date="2025-11-27T08:07:00Z" w16du:dateUtc="2025-11-27T00:07:00Z">
            <w:rPr>
              <w:rFonts w:eastAsiaTheme="minorEastAsia" w:hint="eastAsia"/>
            </w:rPr>
          </w:rPrChange>
        </w:rPr>
        <w:t>4.2</w:t>
      </w:r>
      <w:r w:rsidR="00E43F51" w:rsidRPr="008B17AD">
        <w:rPr>
          <w:rFonts w:ascii="Times New Roman" w:hAnsi="Times New Roman" w:cs="Times New Roman" w:hint="eastAsia"/>
          <w:rPrChange w:id="88" w:author="移淼 郝" w:date="2025-11-27T08:07:00Z" w16du:dateUtc="2025-11-27T00:07:00Z">
            <w:rPr>
              <w:rFonts w:hint="eastAsia"/>
            </w:rPr>
          </w:rPrChange>
        </w:rPr>
        <w:t>PDF</w:t>
      </w:r>
      <w:bookmarkEnd w:id="86"/>
    </w:p>
    <w:p w14:paraId="459DBBBA" w14:textId="3E776B02" w:rsidR="009B55D8" w:rsidRPr="008B17AD" w:rsidRDefault="009B55D8" w:rsidP="009B55D8">
      <w:pPr>
        <w:pStyle w:val="3"/>
        <w:rPr>
          <w:rFonts w:ascii="Times New Roman" w:hAnsi="Times New Roman" w:cs="Times New Roman" w:hint="eastAsia"/>
          <w:rPrChange w:id="89" w:author="移淼 郝" w:date="2025-11-27T08:07:00Z" w16du:dateUtc="2025-11-27T00:07:00Z">
            <w:rPr>
              <w:rFonts w:hint="eastAsia"/>
            </w:rPr>
          </w:rPrChange>
        </w:rPr>
      </w:pPr>
      <w:r w:rsidRPr="008B17AD">
        <w:rPr>
          <w:rFonts w:ascii="Times New Roman" w:hAnsi="Times New Roman" w:cs="Times New Roman" w:hint="eastAsia"/>
          <w:rPrChange w:id="90" w:author="移淼 郝" w:date="2025-11-27T08:07:00Z" w16du:dateUtc="2025-11-27T00:07:00Z">
            <w:rPr>
              <w:rFonts w:hint="eastAsia"/>
            </w:rPr>
          </w:rPrChange>
        </w:rPr>
        <w:t>4.2.1Layout Structure (Top to Bottom)</w:t>
      </w:r>
    </w:p>
    <w:p w14:paraId="4F37A9D5" w14:textId="46342C5D" w:rsidR="009B55D8" w:rsidRPr="009B55D8" w:rsidRDefault="009B55D8" w:rsidP="005B5EDC">
      <w:pPr>
        <w:jc w:val="both"/>
        <w:rPr>
          <w:rFonts w:ascii="Times New Roman" w:eastAsiaTheme="minorEastAsia" w:hAnsi="Times New Roman" w:cs="Times New Roman"/>
        </w:rPr>
      </w:pPr>
      <w:r w:rsidRPr="009B55D8">
        <w:rPr>
          <w:rFonts w:ascii="Times New Roman" w:eastAsiaTheme="minorEastAsia" w:hAnsi="Times New Roman" w:cs="Times New Roman"/>
          <w:b/>
          <w:bCs/>
        </w:rPr>
        <w:t>(</w:t>
      </w:r>
      <w:proofErr w:type="gramStart"/>
      <w:r w:rsidRPr="009B55D8">
        <w:rPr>
          <w:rFonts w:ascii="Times New Roman" w:eastAsiaTheme="minorEastAsia" w:hAnsi="Times New Roman" w:cs="Times New Roman"/>
          <w:b/>
          <w:bCs/>
        </w:rPr>
        <w:t>1)Header</w:t>
      </w:r>
      <w:proofErr w:type="gramEnd"/>
      <w:r w:rsidRPr="009B55D8">
        <w:rPr>
          <w:rFonts w:ascii="Times New Roman" w:eastAsiaTheme="minorEastAsia" w:hAnsi="Times New Roman" w:cs="Times New Roman"/>
          <w:b/>
          <w:bCs/>
        </w:rPr>
        <w:t xml:space="preserve"> Section:</w:t>
      </w:r>
      <w:r w:rsidRPr="009B55D8">
        <w:rPr>
          <w:rFonts w:ascii="Times New Roman" w:eastAsiaTheme="minorEastAsia" w:hAnsi="Times New Roman" w:cs="Times New Roman"/>
        </w:rPr>
        <w:t xml:space="preserve"> Project name (ELORA), generation date, and disclaimer ("For lifestyle reference only; not medical advice").</w:t>
      </w:r>
    </w:p>
    <w:p w14:paraId="257B335C" w14:textId="4F82700E" w:rsidR="009B55D8" w:rsidRPr="009B55D8" w:rsidRDefault="009B55D8" w:rsidP="005B5EDC">
      <w:pPr>
        <w:jc w:val="both"/>
        <w:rPr>
          <w:rFonts w:ascii="Times New Roman" w:eastAsiaTheme="minorEastAsia" w:hAnsi="Times New Roman" w:cs="Times New Roman"/>
        </w:rPr>
      </w:pPr>
      <w:r w:rsidRPr="009B55D8">
        <w:rPr>
          <w:rFonts w:ascii="Times New Roman" w:eastAsiaTheme="minorEastAsia" w:hAnsi="Times New Roman" w:cs="Times New Roman"/>
          <w:b/>
          <w:bCs/>
        </w:rPr>
        <w:t>(</w:t>
      </w:r>
      <w:proofErr w:type="gramStart"/>
      <w:r w:rsidRPr="009B55D8">
        <w:rPr>
          <w:rFonts w:ascii="Times New Roman" w:eastAsiaTheme="minorEastAsia" w:hAnsi="Times New Roman" w:cs="Times New Roman"/>
          <w:b/>
          <w:bCs/>
        </w:rPr>
        <w:t>2)User</w:t>
      </w:r>
      <w:proofErr w:type="gramEnd"/>
      <w:r w:rsidRPr="009B55D8">
        <w:rPr>
          <w:rFonts w:ascii="Times New Roman" w:eastAsiaTheme="minorEastAsia" w:hAnsi="Times New Roman" w:cs="Times New Roman"/>
          <w:b/>
          <w:bCs/>
        </w:rPr>
        <w:t xml:space="preserve"> Summary: </w:t>
      </w:r>
      <w:r w:rsidRPr="009B55D8">
        <w:rPr>
          <w:rFonts w:ascii="Times New Roman" w:eastAsiaTheme="minorEastAsia" w:hAnsi="Times New Roman" w:cs="Times New Roman"/>
        </w:rPr>
        <w:t>Key user data including age, height, weight, BMI, activity level, and family history.</w:t>
      </w:r>
    </w:p>
    <w:p w14:paraId="026E283E" w14:textId="4258F94E" w:rsidR="009B55D8" w:rsidRPr="009B55D8" w:rsidRDefault="009B55D8" w:rsidP="005B5EDC">
      <w:pPr>
        <w:jc w:val="both"/>
        <w:rPr>
          <w:rFonts w:ascii="Times New Roman" w:eastAsiaTheme="minorEastAsia" w:hAnsi="Times New Roman" w:cs="Times New Roman"/>
        </w:rPr>
      </w:pPr>
      <w:r w:rsidRPr="009B55D8">
        <w:rPr>
          <w:rFonts w:ascii="Times New Roman" w:eastAsiaTheme="minorEastAsia" w:hAnsi="Times New Roman" w:cs="Times New Roman"/>
          <w:b/>
          <w:bCs/>
        </w:rPr>
        <w:t>(</w:t>
      </w:r>
      <w:proofErr w:type="gramStart"/>
      <w:r w:rsidRPr="009B55D8">
        <w:rPr>
          <w:rFonts w:ascii="Times New Roman" w:eastAsiaTheme="minorEastAsia" w:hAnsi="Times New Roman" w:cs="Times New Roman"/>
          <w:b/>
          <w:bCs/>
        </w:rPr>
        <w:t>3)Trend</w:t>
      </w:r>
      <w:proofErr w:type="gramEnd"/>
      <w:r w:rsidRPr="009B55D8">
        <w:rPr>
          <w:rFonts w:ascii="Times New Roman" w:eastAsiaTheme="minorEastAsia" w:hAnsi="Times New Roman" w:cs="Times New Roman"/>
          <w:b/>
          <w:bCs/>
        </w:rPr>
        <w:t xml:space="preserve"> Area:</w:t>
      </w:r>
      <w:r w:rsidRPr="009B55D8">
        <w:rPr>
          <w:rFonts w:ascii="Times New Roman" w:eastAsiaTheme="minorEastAsia" w:hAnsi="Times New Roman" w:cs="Times New Roman"/>
        </w:rPr>
        <w:t xml:space="preserve">7-day or 30-day weight trend (including units, legend, and moving average line); simple charts for activity/water intake can be added if applicable.  </w:t>
      </w:r>
    </w:p>
    <w:p w14:paraId="570A8181" w14:textId="2A755874" w:rsidR="009B55D8" w:rsidRPr="009B55D8" w:rsidRDefault="009B55D8" w:rsidP="005B5EDC">
      <w:pPr>
        <w:jc w:val="both"/>
        <w:rPr>
          <w:rFonts w:ascii="Times New Roman" w:eastAsiaTheme="minorEastAsia" w:hAnsi="Times New Roman" w:cs="Times New Roman"/>
        </w:rPr>
      </w:pPr>
      <w:r w:rsidRPr="009B55D8">
        <w:rPr>
          <w:rFonts w:ascii="Times New Roman" w:eastAsiaTheme="minorEastAsia" w:hAnsi="Times New Roman" w:cs="Times New Roman"/>
          <w:b/>
          <w:bCs/>
        </w:rPr>
        <w:t>(</w:t>
      </w:r>
      <w:proofErr w:type="gramStart"/>
      <w:r w:rsidRPr="009B55D8">
        <w:rPr>
          <w:rFonts w:ascii="Times New Roman" w:eastAsiaTheme="minorEastAsia" w:hAnsi="Times New Roman" w:cs="Times New Roman"/>
          <w:b/>
          <w:bCs/>
        </w:rPr>
        <w:t>4)Assessment</w:t>
      </w:r>
      <w:proofErr w:type="gramEnd"/>
      <w:r w:rsidRPr="009B55D8">
        <w:rPr>
          <w:rFonts w:ascii="Times New Roman" w:eastAsiaTheme="minorEastAsia" w:hAnsi="Times New Roman" w:cs="Times New Roman"/>
          <w:b/>
          <w:bCs/>
        </w:rPr>
        <w:t xml:space="preserve"> Area:</w:t>
      </w:r>
      <w:r w:rsidRPr="009B55D8">
        <w:rPr>
          <w:rFonts w:ascii="Times New Roman" w:eastAsiaTheme="minorEastAsia" w:hAnsi="Times New Roman" w:cs="Times New Roman"/>
        </w:rPr>
        <w:t xml:space="preserve"> Obesity status (obese/non-obese), risk bucket, probability of obesity (</w:t>
      </w:r>
      <w:proofErr w:type="spellStart"/>
      <w:r w:rsidRPr="009B55D8">
        <w:rPr>
          <w:rFonts w:ascii="Times New Roman" w:eastAsiaTheme="minorEastAsia" w:hAnsi="Times New Roman" w:cs="Times New Roman"/>
        </w:rPr>
        <w:t>prob_obese</w:t>
      </w:r>
      <w:proofErr w:type="spellEnd"/>
      <w:r w:rsidRPr="009B55D8">
        <w:rPr>
          <w:rFonts w:ascii="Times New Roman" w:eastAsiaTheme="minorEastAsia" w:hAnsi="Times New Roman" w:cs="Times New Roman"/>
        </w:rPr>
        <w:t xml:space="preserve">), and risk score.  </w:t>
      </w:r>
    </w:p>
    <w:p w14:paraId="4917076F" w14:textId="3F941A4A" w:rsidR="009B55D8" w:rsidRPr="009B55D8" w:rsidRDefault="009B55D8" w:rsidP="005B5EDC">
      <w:pPr>
        <w:jc w:val="both"/>
        <w:rPr>
          <w:rFonts w:ascii="Times New Roman" w:eastAsiaTheme="minorEastAsia" w:hAnsi="Times New Roman" w:cs="Times New Roman"/>
        </w:rPr>
      </w:pPr>
      <w:r w:rsidRPr="009B55D8">
        <w:rPr>
          <w:rFonts w:ascii="Times New Roman" w:eastAsiaTheme="minorEastAsia" w:hAnsi="Times New Roman" w:cs="Times New Roman"/>
          <w:b/>
          <w:bCs/>
        </w:rPr>
        <w:t>(</w:t>
      </w:r>
      <w:proofErr w:type="gramStart"/>
      <w:r w:rsidRPr="009B55D8">
        <w:rPr>
          <w:rFonts w:ascii="Times New Roman" w:eastAsiaTheme="minorEastAsia" w:hAnsi="Times New Roman" w:cs="Times New Roman"/>
          <w:b/>
          <w:bCs/>
        </w:rPr>
        <w:t>5)One</w:t>
      </w:r>
      <w:proofErr w:type="gramEnd"/>
      <w:r w:rsidRPr="009B55D8">
        <w:rPr>
          <w:rFonts w:ascii="Times New Roman" w:eastAsiaTheme="minorEastAsia" w:hAnsi="Times New Roman" w:cs="Times New Roman"/>
          <w:b/>
          <w:bCs/>
        </w:rPr>
        <w:t>-Sentence Rationale:</w:t>
      </w:r>
      <w:r w:rsidRPr="009B55D8">
        <w:rPr>
          <w:rFonts w:ascii="Times New Roman" w:eastAsiaTheme="minorEastAsia" w:hAnsi="Times New Roman" w:cs="Times New Roman"/>
        </w:rPr>
        <w:t xml:space="preserve"> Display at least 1 item from </w:t>
      </w:r>
      <w:proofErr w:type="gramStart"/>
      <w:r w:rsidRPr="009B55D8">
        <w:rPr>
          <w:rFonts w:ascii="Times New Roman" w:eastAsiaTheme="minorEastAsia" w:hAnsi="Times New Roman" w:cs="Times New Roman"/>
        </w:rPr>
        <w:t>triggers[</w:t>
      </w:r>
      <w:proofErr w:type="gramEnd"/>
      <w:r w:rsidRPr="009B55D8">
        <w:rPr>
          <w:rFonts w:ascii="Times New Roman" w:eastAsiaTheme="minorEastAsia" w:hAnsi="Times New Roman" w:cs="Times New Roman"/>
        </w:rPr>
        <w:t xml:space="preserve">] (e.g., "BMI ≥ 28; +3kg weight gain in the past 30 days").  </w:t>
      </w:r>
    </w:p>
    <w:p w14:paraId="13850871" w14:textId="000C4E02" w:rsidR="009B55D8" w:rsidRPr="009B55D8" w:rsidRDefault="009B55D8" w:rsidP="005B5EDC">
      <w:pPr>
        <w:jc w:val="both"/>
        <w:rPr>
          <w:rFonts w:ascii="Times New Roman" w:eastAsiaTheme="minorEastAsia" w:hAnsi="Times New Roman" w:cs="Times New Roman"/>
        </w:rPr>
      </w:pPr>
      <w:r w:rsidRPr="009B55D8">
        <w:rPr>
          <w:rFonts w:ascii="Times New Roman" w:eastAsiaTheme="minorEastAsia" w:hAnsi="Times New Roman" w:cs="Times New Roman"/>
          <w:b/>
          <w:bCs/>
        </w:rPr>
        <w:t>(</w:t>
      </w:r>
      <w:proofErr w:type="gramStart"/>
      <w:r w:rsidRPr="009B55D8">
        <w:rPr>
          <w:rFonts w:ascii="Times New Roman" w:eastAsiaTheme="minorEastAsia" w:hAnsi="Times New Roman" w:cs="Times New Roman"/>
          <w:b/>
          <w:bCs/>
        </w:rPr>
        <w:t>6)Recommendation</w:t>
      </w:r>
      <w:proofErr w:type="gramEnd"/>
      <w:r w:rsidRPr="009B55D8">
        <w:rPr>
          <w:rFonts w:ascii="Times New Roman" w:eastAsiaTheme="minorEastAsia" w:hAnsi="Times New Roman" w:cs="Times New Roman"/>
          <w:b/>
          <w:bCs/>
        </w:rPr>
        <w:t xml:space="preserve"> Cards: </w:t>
      </w:r>
      <w:r w:rsidRPr="009B55D8">
        <w:rPr>
          <w:rFonts w:ascii="Times New Roman" w:eastAsiaTheme="minorEastAsia" w:hAnsi="Times New Roman" w:cs="Times New Roman"/>
        </w:rPr>
        <w:t>Action verb + quantifiable target (e.g., "3 sessions of 30-</w:t>
      </w:r>
      <w:r w:rsidRPr="009B55D8">
        <w:rPr>
          <w:rFonts w:ascii="Times New Roman" w:eastAsiaTheme="minorEastAsia" w:hAnsi="Times New Roman" w:cs="Times New Roman"/>
        </w:rPr>
        <w:lastRenderedPageBreak/>
        <w:t xml:space="preserve">minute moderate-intensity aerobic exercise per week").  </w:t>
      </w:r>
    </w:p>
    <w:p w14:paraId="62833A3D" w14:textId="2E3AD87F" w:rsidR="009B55D8" w:rsidRPr="009B55D8" w:rsidRDefault="009B55D8" w:rsidP="005B5EDC">
      <w:pPr>
        <w:jc w:val="both"/>
        <w:rPr>
          <w:rFonts w:eastAsiaTheme="minorEastAsia" w:hint="eastAsia"/>
        </w:rPr>
      </w:pPr>
      <w:r w:rsidRPr="009B55D8">
        <w:rPr>
          <w:rFonts w:ascii="Times New Roman" w:eastAsiaTheme="minorEastAsia" w:hAnsi="Times New Roman" w:cs="Times New Roman"/>
          <w:b/>
          <w:bCs/>
        </w:rPr>
        <w:t>(</w:t>
      </w:r>
      <w:proofErr w:type="gramStart"/>
      <w:r w:rsidRPr="009B55D8">
        <w:rPr>
          <w:rFonts w:ascii="Times New Roman" w:eastAsiaTheme="minorEastAsia" w:hAnsi="Times New Roman" w:cs="Times New Roman"/>
          <w:b/>
          <w:bCs/>
        </w:rPr>
        <w:t>7)Footer</w:t>
      </w:r>
      <w:proofErr w:type="gramEnd"/>
      <w:r w:rsidRPr="009B55D8">
        <w:rPr>
          <w:rFonts w:ascii="Times New Roman" w:eastAsiaTheme="minorEastAsia" w:hAnsi="Times New Roman" w:cs="Times New Roman"/>
          <w:b/>
          <w:bCs/>
        </w:rPr>
        <w:t xml:space="preserve">: </w:t>
      </w:r>
      <w:r w:rsidRPr="009B55D8">
        <w:rPr>
          <w:rFonts w:ascii="Times New Roman" w:eastAsiaTheme="minorEastAsia" w:hAnsi="Times New Roman" w:cs="Times New Roman"/>
        </w:rPr>
        <w:t>Versions (</w:t>
      </w:r>
      <w:proofErr w:type="spellStart"/>
      <w:r w:rsidRPr="009B55D8">
        <w:rPr>
          <w:rFonts w:ascii="Times New Roman" w:eastAsiaTheme="minorEastAsia" w:hAnsi="Times New Roman" w:cs="Times New Roman"/>
        </w:rPr>
        <w:t>model_version</w:t>
      </w:r>
      <w:proofErr w:type="spellEnd"/>
      <w:r w:rsidRPr="009B55D8">
        <w:rPr>
          <w:rFonts w:ascii="Times New Roman" w:eastAsiaTheme="minorEastAsia" w:hAnsi="Times New Roman" w:cs="Times New Roman"/>
        </w:rPr>
        <w:t xml:space="preserve">, </w:t>
      </w:r>
      <w:proofErr w:type="spellStart"/>
      <w:r w:rsidRPr="009B55D8">
        <w:rPr>
          <w:rFonts w:ascii="Times New Roman" w:eastAsiaTheme="minorEastAsia" w:hAnsi="Times New Roman" w:cs="Times New Roman"/>
        </w:rPr>
        <w:t>rules_version</w:t>
      </w:r>
      <w:proofErr w:type="spellEnd"/>
      <w:r w:rsidRPr="009B55D8">
        <w:rPr>
          <w:rFonts w:ascii="Times New Roman" w:eastAsiaTheme="minorEastAsia" w:hAnsi="Times New Roman" w:cs="Times New Roman"/>
        </w:rPr>
        <w:t>), file name, and page number.</w:t>
      </w:r>
    </w:p>
    <w:p w14:paraId="70C51B00" w14:textId="0650FE60" w:rsidR="009B55D8" w:rsidRPr="008B17AD" w:rsidRDefault="009B55D8" w:rsidP="009B55D8">
      <w:pPr>
        <w:pStyle w:val="3"/>
        <w:rPr>
          <w:rFonts w:ascii="Times New Roman" w:hAnsi="Times New Roman" w:cs="Times New Roman" w:hint="eastAsia"/>
          <w:rPrChange w:id="91" w:author="移淼 郝" w:date="2025-11-27T08:07:00Z" w16du:dateUtc="2025-11-27T00:07:00Z">
            <w:rPr>
              <w:rFonts w:hint="eastAsia"/>
            </w:rPr>
          </w:rPrChange>
        </w:rPr>
      </w:pPr>
      <w:r w:rsidRPr="008B17AD">
        <w:rPr>
          <w:rFonts w:ascii="Times New Roman" w:hAnsi="Times New Roman" w:cs="Times New Roman" w:hint="eastAsia"/>
          <w:rPrChange w:id="92" w:author="移淼 郝" w:date="2025-11-27T08:07:00Z" w16du:dateUtc="2025-11-27T00:07:00Z">
            <w:rPr>
              <w:rFonts w:hint="eastAsia"/>
            </w:rPr>
          </w:rPrChange>
        </w:rPr>
        <w:t>4.2.2Export Requirements</w:t>
      </w:r>
    </w:p>
    <w:p w14:paraId="54A9B414" w14:textId="7282544F" w:rsidR="009B55D8" w:rsidRPr="009B55D8" w:rsidRDefault="009B55D8" w:rsidP="005B5EDC">
      <w:pPr>
        <w:jc w:val="both"/>
        <w:rPr>
          <w:rFonts w:ascii="Times New Roman" w:eastAsiaTheme="minorEastAsia" w:hAnsi="Times New Roman" w:cs="Times New Roman"/>
        </w:rPr>
      </w:pPr>
      <w:r w:rsidRPr="005252E0">
        <w:rPr>
          <w:rFonts w:ascii="Times New Roman" w:eastAsiaTheme="minorEastAsia" w:hAnsi="Times New Roman" w:cs="Times New Roman"/>
        </w:rPr>
        <w:t>(</w:t>
      </w:r>
      <w:proofErr w:type="gramStart"/>
      <w:r w:rsidRPr="005252E0">
        <w:rPr>
          <w:rFonts w:ascii="Times New Roman" w:eastAsiaTheme="minorEastAsia" w:hAnsi="Times New Roman" w:cs="Times New Roman"/>
        </w:rPr>
        <w:t>1)</w:t>
      </w:r>
      <w:r w:rsidRPr="009B55D8">
        <w:rPr>
          <w:rFonts w:ascii="Times New Roman" w:eastAsiaTheme="minorEastAsia" w:hAnsi="Times New Roman" w:cs="Times New Roman"/>
        </w:rPr>
        <w:t>Optional</w:t>
      </w:r>
      <w:proofErr w:type="gramEnd"/>
      <w:r w:rsidRPr="009B55D8">
        <w:rPr>
          <w:rFonts w:ascii="Times New Roman" w:eastAsiaTheme="minorEastAsia" w:hAnsi="Times New Roman" w:cs="Times New Roman"/>
        </w:rPr>
        <w:t xml:space="preserve"> paper size: A4/Letter.  </w:t>
      </w:r>
    </w:p>
    <w:p w14:paraId="0D6E3E75" w14:textId="75664859" w:rsidR="009B55D8" w:rsidRPr="009B55D8" w:rsidRDefault="009B55D8" w:rsidP="005B5EDC">
      <w:pPr>
        <w:jc w:val="both"/>
        <w:rPr>
          <w:rFonts w:ascii="Times New Roman" w:eastAsiaTheme="minorEastAsia" w:hAnsi="Times New Roman" w:cs="Times New Roman"/>
        </w:rPr>
      </w:pPr>
      <w:r w:rsidRPr="005252E0">
        <w:rPr>
          <w:rFonts w:ascii="Times New Roman" w:eastAsiaTheme="minorEastAsia" w:hAnsi="Times New Roman" w:cs="Times New Roman"/>
        </w:rPr>
        <w:t>(</w:t>
      </w:r>
      <w:proofErr w:type="gramStart"/>
      <w:r w:rsidRPr="005252E0">
        <w:rPr>
          <w:rFonts w:ascii="Times New Roman" w:eastAsiaTheme="minorEastAsia" w:hAnsi="Times New Roman" w:cs="Times New Roman"/>
        </w:rPr>
        <w:t>2)</w:t>
      </w:r>
      <w:r w:rsidRPr="009B55D8">
        <w:rPr>
          <w:rFonts w:ascii="Times New Roman" w:eastAsiaTheme="minorEastAsia" w:hAnsi="Times New Roman" w:cs="Times New Roman"/>
        </w:rPr>
        <w:t>Graphics</w:t>
      </w:r>
      <w:proofErr w:type="gramEnd"/>
      <w:r w:rsidRPr="009B55D8">
        <w:rPr>
          <w:rFonts w:ascii="Times New Roman" w:eastAsiaTheme="minorEastAsia" w:hAnsi="Times New Roman" w:cs="Times New Roman"/>
        </w:rPr>
        <w:t xml:space="preserve"> format: Vector graphics (for clear scaling).  </w:t>
      </w:r>
    </w:p>
    <w:p w14:paraId="595EC427" w14:textId="0548131C" w:rsidR="009B55D8" w:rsidRPr="009B55D8" w:rsidRDefault="009B55D8" w:rsidP="005B5EDC">
      <w:pPr>
        <w:jc w:val="both"/>
        <w:rPr>
          <w:rFonts w:ascii="Times New Roman" w:eastAsiaTheme="minorEastAsia" w:hAnsi="Times New Roman" w:cs="Times New Roman"/>
        </w:rPr>
      </w:pPr>
      <w:r w:rsidRPr="005252E0">
        <w:rPr>
          <w:rFonts w:ascii="Times New Roman" w:eastAsiaTheme="minorEastAsia" w:hAnsi="Times New Roman" w:cs="Times New Roman"/>
        </w:rPr>
        <w:t>(</w:t>
      </w:r>
      <w:proofErr w:type="gramStart"/>
      <w:r w:rsidRPr="005252E0">
        <w:rPr>
          <w:rFonts w:ascii="Times New Roman" w:eastAsiaTheme="minorEastAsia" w:hAnsi="Times New Roman" w:cs="Times New Roman"/>
        </w:rPr>
        <w:t>3)</w:t>
      </w:r>
      <w:r w:rsidRPr="009B55D8">
        <w:rPr>
          <w:rFonts w:ascii="Times New Roman" w:eastAsiaTheme="minorEastAsia" w:hAnsi="Times New Roman" w:cs="Times New Roman"/>
        </w:rPr>
        <w:t>Font</w:t>
      </w:r>
      <w:proofErr w:type="gramEnd"/>
      <w:r w:rsidRPr="009B55D8">
        <w:rPr>
          <w:rFonts w:ascii="Times New Roman" w:eastAsiaTheme="minorEastAsia" w:hAnsi="Times New Roman" w:cs="Times New Roman"/>
        </w:rPr>
        <w:t xml:space="preserve"> requirement: Chinese font embedding to ensure correct display on different devices.</w:t>
      </w:r>
    </w:p>
    <w:p w14:paraId="2397E81B" w14:textId="38C2778F" w:rsidR="009B55D8" w:rsidRPr="009B55D8" w:rsidRDefault="009B55D8" w:rsidP="005B5EDC">
      <w:pPr>
        <w:jc w:val="both"/>
        <w:rPr>
          <w:rFonts w:ascii="Times New Roman" w:eastAsiaTheme="minorEastAsia" w:hAnsi="Times New Roman" w:cs="Times New Roman"/>
        </w:rPr>
      </w:pPr>
      <w:r w:rsidRPr="005252E0">
        <w:rPr>
          <w:rFonts w:ascii="Times New Roman" w:eastAsiaTheme="minorEastAsia" w:hAnsi="Times New Roman" w:cs="Times New Roman"/>
        </w:rPr>
        <w:t>(</w:t>
      </w:r>
      <w:proofErr w:type="gramStart"/>
      <w:r w:rsidRPr="005252E0">
        <w:rPr>
          <w:rFonts w:ascii="Times New Roman" w:eastAsiaTheme="minorEastAsia" w:hAnsi="Times New Roman" w:cs="Times New Roman"/>
        </w:rPr>
        <w:t>4)</w:t>
      </w:r>
      <w:r w:rsidRPr="009B55D8">
        <w:rPr>
          <w:rFonts w:ascii="Times New Roman" w:eastAsiaTheme="minorEastAsia" w:hAnsi="Times New Roman" w:cs="Times New Roman"/>
        </w:rPr>
        <w:t>Generation</w:t>
      </w:r>
      <w:proofErr w:type="gramEnd"/>
      <w:r w:rsidRPr="009B55D8">
        <w:rPr>
          <w:rFonts w:ascii="Times New Roman" w:eastAsiaTheme="minorEastAsia" w:hAnsi="Times New Roman" w:cs="Times New Roman"/>
        </w:rPr>
        <w:t xml:space="preserve"> time: &lt; 2 seconds.  </w:t>
      </w:r>
    </w:p>
    <w:p w14:paraId="1EBE976A" w14:textId="36BD97A9" w:rsidR="009B55D8" w:rsidRPr="004C7A9C" w:rsidRDefault="009B55D8" w:rsidP="005B5EDC">
      <w:pPr>
        <w:jc w:val="both"/>
        <w:rPr>
          <w:rFonts w:ascii="Times New Roman" w:eastAsiaTheme="minorEastAsia" w:hAnsi="Times New Roman" w:cs="Times New Roman"/>
        </w:rPr>
      </w:pPr>
      <w:r w:rsidRPr="005252E0">
        <w:rPr>
          <w:rFonts w:ascii="Times New Roman" w:eastAsiaTheme="minorEastAsia" w:hAnsi="Times New Roman" w:cs="Times New Roman"/>
        </w:rPr>
        <w:t>(</w:t>
      </w:r>
      <w:proofErr w:type="gramStart"/>
      <w:r w:rsidRPr="005252E0">
        <w:rPr>
          <w:rFonts w:ascii="Times New Roman" w:eastAsiaTheme="minorEastAsia" w:hAnsi="Times New Roman" w:cs="Times New Roman"/>
        </w:rPr>
        <w:t>5)File</w:t>
      </w:r>
      <w:proofErr w:type="gramEnd"/>
      <w:r w:rsidRPr="005252E0">
        <w:rPr>
          <w:rFonts w:ascii="Times New Roman" w:eastAsiaTheme="minorEastAsia" w:hAnsi="Times New Roman" w:cs="Times New Roman"/>
        </w:rPr>
        <w:t xml:space="preserve"> naming convention: report_YYYYMMDD.pdf (e.g., report_20241017.pdf).</w:t>
      </w:r>
    </w:p>
    <w:p w14:paraId="7775DF5B" w14:textId="2E4C4996" w:rsidR="00E43F51" w:rsidRDefault="00ED2A00" w:rsidP="00ED2A00">
      <w:pPr>
        <w:pStyle w:val="2"/>
        <w:rPr>
          <w:rFonts w:ascii="Times New Roman" w:hAnsi="Times New Roman" w:cs="Times New Roman"/>
        </w:rPr>
      </w:pPr>
      <w:bookmarkStart w:id="93" w:name="_Toc215134001"/>
      <w:r w:rsidRPr="008B17AD">
        <w:rPr>
          <w:rFonts w:ascii="Times New Roman" w:eastAsiaTheme="minorEastAsia" w:hAnsi="Times New Roman" w:cs="Times New Roman" w:hint="eastAsia"/>
          <w:rPrChange w:id="94" w:author="移淼 郝" w:date="2025-11-27T08:07:00Z" w16du:dateUtc="2025-11-27T00:07:00Z">
            <w:rPr>
              <w:rFonts w:eastAsiaTheme="minorEastAsia" w:hint="eastAsia"/>
            </w:rPr>
          </w:rPrChange>
        </w:rPr>
        <w:t>4.3</w:t>
      </w:r>
      <w:r w:rsidR="00E43F51" w:rsidRPr="008B17AD">
        <w:rPr>
          <w:rFonts w:ascii="Times New Roman" w:hAnsi="Times New Roman" w:cs="Times New Roman" w:hint="eastAsia"/>
          <w:rPrChange w:id="95" w:author="移淼 郝" w:date="2025-11-27T08:07:00Z" w16du:dateUtc="2025-11-27T00:07:00Z">
            <w:rPr>
              <w:rFonts w:hint="eastAsia"/>
            </w:rPr>
          </w:rPrChange>
        </w:rPr>
        <w:t>API</w:t>
      </w:r>
      <w:bookmarkEnd w:id="93"/>
    </w:p>
    <w:p w14:paraId="30C95D17" w14:textId="2195813F" w:rsidR="004C7A9C" w:rsidRDefault="004C7A9C" w:rsidP="004C7A9C">
      <w:pPr>
        <w:rPr>
          <w:rFonts w:eastAsiaTheme="minorEastAsia" w:hint="eastAsia"/>
        </w:rPr>
      </w:pPr>
      <w:r w:rsidRPr="004C7A9C">
        <w:rPr>
          <w:rFonts w:eastAsiaTheme="minorEastAsia"/>
          <w:noProof/>
        </w:rPr>
        <w:drawing>
          <wp:inline distT="0" distB="0" distL="0" distR="0" wp14:anchorId="23E4D878" wp14:editId="46BBCA06">
            <wp:extent cx="5274310" cy="2814955"/>
            <wp:effectExtent l="0" t="0" r="2540" b="4445"/>
            <wp:docPr id="4654230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814955"/>
                    </a:xfrm>
                    <a:prstGeom prst="rect">
                      <a:avLst/>
                    </a:prstGeom>
                    <a:noFill/>
                    <a:ln>
                      <a:noFill/>
                    </a:ln>
                  </pic:spPr>
                </pic:pic>
              </a:graphicData>
            </a:graphic>
          </wp:inline>
        </w:drawing>
      </w:r>
    </w:p>
    <w:p w14:paraId="7E6DD939" w14:textId="1DD60230" w:rsidR="004C7A9C" w:rsidRPr="00500138" w:rsidRDefault="004C7A9C" w:rsidP="004C7A9C">
      <w:pPr>
        <w:jc w:val="center"/>
        <w:rPr>
          <w:rFonts w:asciiTheme="majorHAnsi" w:eastAsia="黑体" w:hAnsiTheme="majorHAnsi" w:cstheme="majorBidi" w:hint="eastAsia"/>
          <w:sz w:val="20"/>
          <w:szCs w:val="20"/>
        </w:rPr>
      </w:pPr>
      <w:r w:rsidRPr="00500138">
        <w:rPr>
          <w:rFonts w:asciiTheme="majorHAnsi" w:eastAsia="黑体" w:hAnsiTheme="majorHAnsi" w:cstheme="majorBidi"/>
          <w:b/>
          <w:bCs/>
          <w:sz w:val="20"/>
          <w:szCs w:val="20"/>
        </w:rPr>
        <w:t>Figure 4.2</w:t>
      </w:r>
      <w:r w:rsidRPr="00500138">
        <w:rPr>
          <w:rFonts w:asciiTheme="majorHAnsi" w:eastAsia="黑体" w:hAnsiTheme="majorHAnsi" w:cstheme="majorBidi"/>
          <w:sz w:val="20"/>
          <w:szCs w:val="20"/>
        </w:rPr>
        <w:t xml:space="preserve">: </w:t>
      </w:r>
      <w:proofErr w:type="spellStart"/>
      <w:r w:rsidR="00500138" w:rsidRPr="00500138">
        <w:rPr>
          <w:rFonts w:asciiTheme="majorHAnsi" w:eastAsia="黑体" w:hAnsiTheme="majorHAnsi" w:cstheme="majorBidi"/>
          <w:sz w:val="20"/>
          <w:szCs w:val="20"/>
        </w:rPr>
        <w:t>Pydantic</w:t>
      </w:r>
      <w:proofErr w:type="spellEnd"/>
      <w:r w:rsidR="00500138" w:rsidRPr="00500138">
        <w:rPr>
          <w:rFonts w:asciiTheme="majorHAnsi" w:eastAsia="黑体" w:hAnsiTheme="majorHAnsi" w:cstheme="majorBidi"/>
          <w:sz w:val="20"/>
          <w:szCs w:val="20"/>
        </w:rPr>
        <w:t xml:space="preserve"> Schema Definition for API Type Validation.</w:t>
      </w:r>
    </w:p>
    <w:p w14:paraId="16FA3BC3" w14:textId="1DFFEE83" w:rsidR="004C7A9C" w:rsidRPr="004C7A9C" w:rsidRDefault="004C7A9C" w:rsidP="005B5EDC">
      <w:pPr>
        <w:jc w:val="both"/>
        <w:rPr>
          <w:rFonts w:ascii="Times New Roman" w:eastAsiaTheme="minorEastAsia" w:hAnsi="Times New Roman" w:cs="Times New Roman"/>
          <w:rPrChange w:id="96" w:author="移淼 郝" w:date="2025-11-27T08:07:00Z" w16du:dateUtc="2025-11-27T00:07:00Z">
            <w:rPr/>
          </w:rPrChange>
        </w:rPr>
      </w:pPr>
      <w:r w:rsidRPr="004C7A9C">
        <w:rPr>
          <w:rFonts w:ascii="Times New Roman" w:eastAsiaTheme="minorEastAsia" w:hAnsi="Times New Roman" w:cs="Times New Roman"/>
        </w:rPr>
        <w:t>The stateless /predict endpoint accepts JSON payloads for inference without persisting user data.</w:t>
      </w:r>
    </w:p>
    <w:p w14:paraId="00069EEC" w14:textId="449ACC7C" w:rsidR="00E43F51" w:rsidRDefault="00ED2A00" w:rsidP="00ED2A00">
      <w:pPr>
        <w:pStyle w:val="2"/>
        <w:rPr>
          <w:rFonts w:ascii="Times New Roman" w:hAnsi="Times New Roman" w:cs="Times New Roman"/>
        </w:rPr>
      </w:pPr>
      <w:bookmarkStart w:id="97" w:name="_Toc215134002"/>
      <w:r w:rsidRPr="008B17AD">
        <w:rPr>
          <w:rFonts w:ascii="Times New Roman" w:eastAsiaTheme="minorEastAsia" w:hAnsi="Times New Roman" w:cs="Times New Roman" w:hint="eastAsia"/>
          <w:rPrChange w:id="98" w:author="移淼 郝" w:date="2025-11-27T08:07:00Z" w16du:dateUtc="2025-11-27T00:07:00Z">
            <w:rPr>
              <w:rFonts w:eastAsiaTheme="minorEastAsia" w:hint="eastAsia"/>
            </w:rPr>
          </w:rPrChange>
        </w:rPr>
        <w:t>4.4</w:t>
      </w:r>
      <w:r w:rsidR="00E43F51" w:rsidRPr="008B17AD">
        <w:rPr>
          <w:rFonts w:ascii="Times New Roman" w:hAnsi="Times New Roman" w:cs="Times New Roman" w:hint="eastAsia"/>
          <w:rPrChange w:id="99" w:author="移淼 郝" w:date="2025-11-27T08:07:00Z" w16du:dateUtc="2025-11-27T00:07:00Z">
            <w:rPr>
              <w:rFonts w:hint="eastAsia"/>
            </w:rPr>
          </w:rPrChange>
        </w:rPr>
        <w:t>CSV</w:t>
      </w:r>
      <w:r w:rsidR="00730054" w:rsidRPr="008B17AD">
        <w:rPr>
          <w:rFonts w:ascii="Times New Roman" w:hAnsi="Times New Roman" w:cs="Times New Roman" w:hint="eastAsia"/>
          <w:rPrChange w:id="100" w:author="移淼 郝" w:date="2025-11-27T08:07:00Z" w16du:dateUtc="2025-11-27T00:07:00Z">
            <w:rPr>
              <w:rFonts w:hint="eastAsia"/>
            </w:rPr>
          </w:rPrChange>
        </w:rPr>
        <w:t xml:space="preserve"> Import</w:t>
      </w:r>
      <w:r w:rsidR="00E43F51" w:rsidRPr="008B17AD">
        <w:rPr>
          <w:rFonts w:ascii="Times New Roman" w:hAnsi="Times New Roman" w:cs="Times New Roman" w:hint="eastAsia"/>
          <w:rPrChange w:id="101" w:author="移淼 郝" w:date="2025-11-27T08:07:00Z" w16du:dateUtc="2025-11-27T00:07:00Z">
            <w:rPr>
              <w:rFonts w:hint="eastAsia"/>
            </w:rPr>
          </w:rPrChange>
        </w:rPr>
        <w:t>/</w:t>
      </w:r>
      <w:r w:rsidR="00730054" w:rsidRPr="008B17AD">
        <w:rPr>
          <w:rFonts w:ascii="Times New Roman" w:hAnsi="Times New Roman" w:cs="Times New Roman" w:hint="eastAsia"/>
          <w:rPrChange w:id="102" w:author="移淼 郝" w:date="2025-11-27T08:07:00Z" w16du:dateUtc="2025-11-27T00:07:00Z">
            <w:rPr>
              <w:rFonts w:hint="eastAsia"/>
            </w:rPr>
          </w:rPrChange>
        </w:rPr>
        <w:t>Export</w:t>
      </w:r>
      <w:bookmarkEnd w:id="97"/>
    </w:p>
    <w:p w14:paraId="2E316D98" w14:textId="6E3E390D" w:rsidR="004C7A9C" w:rsidRPr="004C7A9C" w:rsidRDefault="004C7A9C" w:rsidP="005B5EDC">
      <w:pPr>
        <w:jc w:val="both"/>
        <w:rPr>
          <w:rFonts w:ascii="Times New Roman" w:eastAsiaTheme="minorEastAsia" w:hAnsi="Times New Roman" w:cs="Times New Roman"/>
          <w:rPrChange w:id="103" w:author="移淼 郝" w:date="2025-11-27T08:07:00Z" w16du:dateUtc="2025-11-27T00:07:00Z">
            <w:rPr/>
          </w:rPrChange>
        </w:rPr>
      </w:pPr>
      <w:r w:rsidRPr="004C7A9C">
        <w:rPr>
          <w:rFonts w:ascii="Times New Roman" w:eastAsiaTheme="minorEastAsia" w:hAnsi="Times New Roman" w:cs="Times New Roman"/>
        </w:rPr>
        <w:t>The system supports full data portability via CSV import/export, ensuring users retain ownership of their records (Local-first).</w:t>
      </w:r>
    </w:p>
    <w:p w14:paraId="190B76C3" w14:textId="5DF55627" w:rsidR="00E43F51" w:rsidRDefault="002A15BC" w:rsidP="002A15BC">
      <w:pPr>
        <w:pStyle w:val="1"/>
        <w:rPr>
          <w:rFonts w:ascii="Times New Roman" w:hAnsi="Times New Roman" w:cs="Times New Roman"/>
        </w:rPr>
      </w:pPr>
      <w:bookmarkStart w:id="104" w:name="_Toc215134003"/>
      <w:r w:rsidRPr="008B17AD">
        <w:rPr>
          <w:rFonts w:ascii="Times New Roman" w:hAnsi="Times New Roman" w:cs="Times New Roman" w:hint="eastAsia"/>
          <w:rPrChange w:id="105" w:author="移淼 郝" w:date="2025-11-27T08:08:00Z" w16du:dateUtc="2025-11-27T00:08:00Z">
            <w:rPr>
              <w:rFonts w:hint="eastAsia"/>
            </w:rPr>
          </w:rPrChange>
        </w:rPr>
        <w:lastRenderedPageBreak/>
        <w:t>5</w:t>
      </w:r>
      <w:r w:rsidR="000A69AA" w:rsidRPr="008B17AD">
        <w:rPr>
          <w:rFonts w:ascii="Times New Roman" w:hAnsi="Times New Roman" w:cs="Times New Roman" w:hint="eastAsia"/>
          <w:rPrChange w:id="106" w:author="移淼 郝" w:date="2025-11-27T08:08:00Z" w16du:dateUtc="2025-11-27T00:08:00Z">
            <w:rPr>
              <w:rFonts w:hint="eastAsia"/>
            </w:rPr>
          </w:rPrChange>
        </w:rPr>
        <w:t>.</w:t>
      </w:r>
      <w:r w:rsidR="00C77178" w:rsidRPr="00C77178">
        <w:t xml:space="preserve"> </w:t>
      </w:r>
      <w:r w:rsidR="00C77178" w:rsidRPr="00C77178">
        <w:rPr>
          <w:rFonts w:ascii="Times New Roman" w:hAnsi="Times New Roman" w:cs="Times New Roman"/>
        </w:rPr>
        <w:t>Project Metrics &amp; Non-Functional Requirements</w:t>
      </w:r>
      <w:bookmarkEnd w:id="104"/>
    </w:p>
    <w:p w14:paraId="65E1FC4D" w14:textId="31C95323" w:rsidR="00C77178" w:rsidRPr="00C77178" w:rsidRDefault="00C77178" w:rsidP="005B5EDC">
      <w:pPr>
        <w:jc w:val="both"/>
        <w:rPr>
          <w:rFonts w:ascii="Times New Roman" w:eastAsiaTheme="minorEastAsia" w:hAnsi="Times New Roman" w:cs="Times New Roman"/>
        </w:rPr>
      </w:pPr>
      <w:r w:rsidRPr="00C77178">
        <w:rPr>
          <w:rFonts w:ascii="Times New Roman" w:eastAsiaTheme="minorEastAsia" w:hAnsi="Times New Roman" w:cs="Times New Roman"/>
        </w:rPr>
        <w:t>This section defines the quantitative Key Performance Indicators (KPIs) and qualitative constraints used to validate the project's success, satisfying the requirement for valid and complete metrics.</w:t>
      </w:r>
    </w:p>
    <w:p w14:paraId="437080DB" w14:textId="06B89DA1" w:rsidR="00C77178" w:rsidRPr="00C77178" w:rsidRDefault="00C77178" w:rsidP="00C77178">
      <w:pPr>
        <w:pStyle w:val="2"/>
        <w:rPr>
          <w:rFonts w:ascii="Times New Roman" w:hAnsi="Times New Roman" w:cs="Times New Roman"/>
        </w:rPr>
      </w:pPr>
      <w:bookmarkStart w:id="107" w:name="_Toc215134004"/>
      <w:r w:rsidRPr="00C77178">
        <w:rPr>
          <w:rFonts w:ascii="Times New Roman" w:hAnsi="Times New Roman" w:cs="Times New Roman"/>
        </w:rPr>
        <w:t>5.1 Acceptance Metrics (KPIs)</w:t>
      </w:r>
      <w:bookmarkEnd w:id="107"/>
    </w:p>
    <w:p w14:paraId="32BC0A28" w14:textId="2ACD8EA6" w:rsidR="00C77178" w:rsidRPr="00C77178" w:rsidRDefault="00C77178" w:rsidP="005B5EDC">
      <w:pPr>
        <w:jc w:val="both"/>
        <w:rPr>
          <w:rFonts w:ascii="Times New Roman" w:eastAsiaTheme="minorEastAsia" w:hAnsi="Times New Roman" w:cs="Times New Roman"/>
        </w:rPr>
      </w:pPr>
      <w:r w:rsidRPr="00C77178">
        <w:rPr>
          <w:rFonts w:ascii="Times New Roman" w:eastAsiaTheme="minorEastAsia" w:hAnsi="Times New Roman" w:cs="Times New Roman"/>
        </w:rPr>
        <w:t>The following quantitative thresholds define the acceptance criteria for the final MVP release:</w:t>
      </w:r>
    </w:p>
    <w:tbl>
      <w:tblPr>
        <w:tblStyle w:val="ae"/>
        <w:tblW w:w="0" w:type="auto"/>
        <w:tblLook w:val="04A0" w:firstRow="1" w:lastRow="0" w:firstColumn="1" w:lastColumn="0" w:noHBand="0" w:noVBand="1"/>
      </w:tblPr>
      <w:tblGrid>
        <w:gridCol w:w="1443"/>
        <w:gridCol w:w="1406"/>
        <w:gridCol w:w="1190"/>
        <w:gridCol w:w="4257"/>
      </w:tblGrid>
      <w:tr w:rsidR="00C77178" w:rsidRPr="00C77178" w14:paraId="41E2D080" w14:textId="77777777" w:rsidTr="004C7A9C">
        <w:tc>
          <w:tcPr>
            <w:tcW w:w="0" w:type="auto"/>
            <w:hideMark/>
          </w:tcPr>
          <w:p w14:paraId="513432B6" w14:textId="77777777" w:rsidR="00C77178" w:rsidRPr="00C77178" w:rsidRDefault="00C77178" w:rsidP="00C77178">
            <w:pPr>
              <w:rPr>
                <w:rFonts w:ascii="Times New Roman" w:eastAsiaTheme="minorEastAsia" w:hAnsi="Times New Roman" w:cs="Times New Roman"/>
              </w:rPr>
            </w:pPr>
            <w:r w:rsidRPr="00C77178">
              <w:rPr>
                <w:rFonts w:ascii="Times New Roman" w:eastAsiaTheme="minorEastAsia" w:hAnsi="Times New Roman" w:cs="Times New Roman"/>
              </w:rPr>
              <w:t>Category</w:t>
            </w:r>
          </w:p>
        </w:tc>
        <w:tc>
          <w:tcPr>
            <w:tcW w:w="0" w:type="auto"/>
            <w:hideMark/>
          </w:tcPr>
          <w:p w14:paraId="5A8A423D" w14:textId="77777777" w:rsidR="00C77178" w:rsidRPr="00C77178" w:rsidRDefault="00C77178" w:rsidP="00C77178">
            <w:pPr>
              <w:rPr>
                <w:rFonts w:ascii="Times New Roman" w:eastAsiaTheme="minorEastAsia" w:hAnsi="Times New Roman" w:cs="Times New Roman"/>
              </w:rPr>
            </w:pPr>
            <w:r w:rsidRPr="00C77178">
              <w:rPr>
                <w:rFonts w:ascii="Times New Roman" w:eastAsiaTheme="minorEastAsia" w:hAnsi="Times New Roman" w:cs="Times New Roman"/>
              </w:rPr>
              <w:t>Metric</w:t>
            </w:r>
          </w:p>
        </w:tc>
        <w:tc>
          <w:tcPr>
            <w:tcW w:w="0" w:type="auto"/>
            <w:hideMark/>
          </w:tcPr>
          <w:p w14:paraId="051BFB00" w14:textId="77777777" w:rsidR="00C77178" w:rsidRPr="00C77178" w:rsidRDefault="00C77178" w:rsidP="00C77178">
            <w:pPr>
              <w:rPr>
                <w:rFonts w:ascii="Times New Roman" w:eastAsiaTheme="minorEastAsia" w:hAnsi="Times New Roman" w:cs="Times New Roman"/>
              </w:rPr>
            </w:pPr>
            <w:r w:rsidRPr="00C77178">
              <w:rPr>
                <w:rFonts w:ascii="Times New Roman" w:eastAsiaTheme="minorEastAsia" w:hAnsi="Times New Roman" w:cs="Times New Roman"/>
              </w:rPr>
              <w:t>Threshold</w:t>
            </w:r>
          </w:p>
        </w:tc>
        <w:tc>
          <w:tcPr>
            <w:tcW w:w="0" w:type="auto"/>
            <w:hideMark/>
          </w:tcPr>
          <w:p w14:paraId="1D78E480" w14:textId="77777777" w:rsidR="00C77178" w:rsidRPr="00C77178" w:rsidRDefault="00C77178" w:rsidP="00C77178">
            <w:pPr>
              <w:rPr>
                <w:rFonts w:ascii="Times New Roman" w:eastAsiaTheme="minorEastAsia" w:hAnsi="Times New Roman" w:cs="Times New Roman"/>
              </w:rPr>
            </w:pPr>
            <w:r w:rsidRPr="00C77178">
              <w:rPr>
                <w:rFonts w:ascii="Times New Roman" w:eastAsiaTheme="minorEastAsia" w:hAnsi="Times New Roman" w:cs="Times New Roman"/>
              </w:rPr>
              <w:t>Rationale</w:t>
            </w:r>
          </w:p>
        </w:tc>
      </w:tr>
      <w:tr w:rsidR="00C77178" w:rsidRPr="00C77178" w14:paraId="21368A56" w14:textId="77777777" w:rsidTr="004C7A9C">
        <w:tc>
          <w:tcPr>
            <w:tcW w:w="0" w:type="auto"/>
            <w:hideMark/>
          </w:tcPr>
          <w:p w14:paraId="35659BB6" w14:textId="77777777" w:rsidR="00C77178" w:rsidRPr="00C77178" w:rsidRDefault="00C77178" w:rsidP="00C77178">
            <w:pPr>
              <w:rPr>
                <w:rFonts w:ascii="Times New Roman" w:eastAsiaTheme="minorEastAsia" w:hAnsi="Times New Roman" w:cs="Times New Roman"/>
              </w:rPr>
            </w:pPr>
            <w:r w:rsidRPr="00C77178">
              <w:rPr>
                <w:rFonts w:ascii="Times New Roman" w:eastAsiaTheme="minorEastAsia" w:hAnsi="Times New Roman" w:cs="Times New Roman"/>
              </w:rPr>
              <w:t>Accuracy</w:t>
            </w:r>
          </w:p>
        </w:tc>
        <w:tc>
          <w:tcPr>
            <w:tcW w:w="0" w:type="auto"/>
            <w:hideMark/>
          </w:tcPr>
          <w:p w14:paraId="16136D76" w14:textId="77777777" w:rsidR="00C77178" w:rsidRPr="00C77178" w:rsidRDefault="00C77178" w:rsidP="00C77178">
            <w:pPr>
              <w:rPr>
                <w:rFonts w:ascii="Times New Roman" w:eastAsiaTheme="minorEastAsia" w:hAnsi="Times New Roman" w:cs="Times New Roman"/>
              </w:rPr>
            </w:pPr>
            <w:r w:rsidRPr="00C77178">
              <w:rPr>
                <w:rFonts w:ascii="Times New Roman" w:eastAsiaTheme="minorEastAsia" w:hAnsi="Times New Roman" w:cs="Times New Roman"/>
              </w:rPr>
              <w:t>AUC (Binary)</w:t>
            </w:r>
          </w:p>
        </w:tc>
        <w:tc>
          <w:tcPr>
            <w:tcW w:w="0" w:type="auto"/>
            <w:hideMark/>
          </w:tcPr>
          <w:p w14:paraId="025B0144" w14:textId="77777777" w:rsidR="00C77178" w:rsidRPr="00C77178" w:rsidRDefault="00C77178" w:rsidP="00C77178">
            <w:pPr>
              <w:rPr>
                <w:rFonts w:ascii="Times New Roman" w:eastAsiaTheme="minorEastAsia" w:hAnsi="Times New Roman" w:cs="Times New Roman"/>
              </w:rPr>
            </w:pPr>
            <w:r w:rsidRPr="00C77178">
              <w:rPr>
                <w:rFonts w:ascii="Times New Roman" w:eastAsiaTheme="minorEastAsia" w:hAnsi="Times New Roman" w:cs="Times New Roman"/>
              </w:rPr>
              <w:t>≥ 0.85</w:t>
            </w:r>
          </w:p>
        </w:tc>
        <w:tc>
          <w:tcPr>
            <w:tcW w:w="0" w:type="auto"/>
            <w:hideMark/>
          </w:tcPr>
          <w:p w14:paraId="784C466C" w14:textId="60285C46" w:rsidR="00C77178" w:rsidRPr="00C77178" w:rsidRDefault="00C77178" w:rsidP="00C77178">
            <w:pPr>
              <w:rPr>
                <w:rFonts w:ascii="Times New Roman" w:eastAsiaTheme="minorEastAsia" w:hAnsi="Times New Roman" w:cs="Times New Roman"/>
              </w:rPr>
            </w:pPr>
            <w:r w:rsidRPr="00C77178">
              <w:rPr>
                <w:rFonts w:ascii="Times New Roman" w:eastAsiaTheme="minorEastAsia" w:hAnsi="Times New Roman" w:cs="Times New Roman"/>
              </w:rPr>
              <w:t>Ensures the model provides reliable risk screening comparable to clinical baselines.</w:t>
            </w:r>
          </w:p>
        </w:tc>
      </w:tr>
      <w:tr w:rsidR="00C77178" w:rsidRPr="00C77178" w14:paraId="06506E34" w14:textId="77777777" w:rsidTr="004C7A9C">
        <w:tc>
          <w:tcPr>
            <w:tcW w:w="0" w:type="auto"/>
            <w:hideMark/>
          </w:tcPr>
          <w:p w14:paraId="4465BB6A" w14:textId="77777777" w:rsidR="00C77178" w:rsidRPr="00C77178" w:rsidRDefault="00C77178" w:rsidP="00C77178">
            <w:pPr>
              <w:rPr>
                <w:rFonts w:ascii="Times New Roman" w:eastAsiaTheme="minorEastAsia" w:hAnsi="Times New Roman" w:cs="Times New Roman"/>
              </w:rPr>
            </w:pPr>
            <w:r w:rsidRPr="00C77178">
              <w:rPr>
                <w:rFonts w:ascii="Times New Roman" w:eastAsiaTheme="minorEastAsia" w:hAnsi="Times New Roman" w:cs="Times New Roman"/>
              </w:rPr>
              <w:t>Accuracy</w:t>
            </w:r>
          </w:p>
        </w:tc>
        <w:tc>
          <w:tcPr>
            <w:tcW w:w="0" w:type="auto"/>
            <w:hideMark/>
          </w:tcPr>
          <w:p w14:paraId="0DD3B7DD" w14:textId="77777777" w:rsidR="00C77178" w:rsidRPr="00C77178" w:rsidRDefault="00C77178" w:rsidP="00C77178">
            <w:pPr>
              <w:rPr>
                <w:rFonts w:ascii="Times New Roman" w:eastAsiaTheme="minorEastAsia" w:hAnsi="Times New Roman" w:cs="Times New Roman"/>
              </w:rPr>
            </w:pPr>
            <w:r w:rsidRPr="00C77178">
              <w:rPr>
                <w:rFonts w:ascii="Times New Roman" w:eastAsiaTheme="minorEastAsia" w:hAnsi="Times New Roman" w:cs="Times New Roman"/>
              </w:rPr>
              <w:t>Macro-F1</w:t>
            </w:r>
          </w:p>
        </w:tc>
        <w:tc>
          <w:tcPr>
            <w:tcW w:w="0" w:type="auto"/>
            <w:hideMark/>
          </w:tcPr>
          <w:p w14:paraId="0E415169" w14:textId="77777777" w:rsidR="00C77178" w:rsidRPr="00C77178" w:rsidRDefault="00C77178" w:rsidP="00C77178">
            <w:pPr>
              <w:rPr>
                <w:rFonts w:ascii="Times New Roman" w:eastAsiaTheme="minorEastAsia" w:hAnsi="Times New Roman" w:cs="Times New Roman"/>
              </w:rPr>
            </w:pPr>
            <w:r w:rsidRPr="00C77178">
              <w:rPr>
                <w:rFonts w:ascii="Times New Roman" w:eastAsiaTheme="minorEastAsia" w:hAnsi="Times New Roman" w:cs="Times New Roman"/>
              </w:rPr>
              <w:t>≥ 0.80</w:t>
            </w:r>
          </w:p>
        </w:tc>
        <w:tc>
          <w:tcPr>
            <w:tcW w:w="0" w:type="auto"/>
            <w:hideMark/>
          </w:tcPr>
          <w:p w14:paraId="7ADCDE7D" w14:textId="090000B9" w:rsidR="00C77178" w:rsidRPr="00C77178" w:rsidRDefault="00C77178" w:rsidP="00C77178">
            <w:pPr>
              <w:rPr>
                <w:rFonts w:ascii="Times New Roman" w:eastAsiaTheme="minorEastAsia" w:hAnsi="Times New Roman" w:cs="Times New Roman"/>
              </w:rPr>
            </w:pPr>
            <w:r w:rsidRPr="00C77178">
              <w:rPr>
                <w:rFonts w:ascii="Times New Roman" w:eastAsiaTheme="minorEastAsia" w:hAnsi="Times New Roman" w:cs="Times New Roman"/>
              </w:rPr>
              <w:t>Ensures consistent classification across all 7 obesity tiers, avoiding minority class neglect.</w:t>
            </w:r>
          </w:p>
        </w:tc>
      </w:tr>
      <w:tr w:rsidR="00C77178" w:rsidRPr="00C77178" w14:paraId="7CE85F00" w14:textId="77777777" w:rsidTr="004C7A9C">
        <w:tc>
          <w:tcPr>
            <w:tcW w:w="0" w:type="auto"/>
            <w:hideMark/>
          </w:tcPr>
          <w:p w14:paraId="56A0800E" w14:textId="77777777" w:rsidR="00C77178" w:rsidRPr="00C77178" w:rsidRDefault="00C77178" w:rsidP="00C77178">
            <w:pPr>
              <w:rPr>
                <w:rFonts w:ascii="Times New Roman" w:eastAsiaTheme="minorEastAsia" w:hAnsi="Times New Roman" w:cs="Times New Roman"/>
              </w:rPr>
            </w:pPr>
            <w:r w:rsidRPr="00C77178">
              <w:rPr>
                <w:rFonts w:ascii="Times New Roman" w:eastAsiaTheme="minorEastAsia" w:hAnsi="Times New Roman" w:cs="Times New Roman"/>
              </w:rPr>
              <w:t>Usability</w:t>
            </w:r>
          </w:p>
        </w:tc>
        <w:tc>
          <w:tcPr>
            <w:tcW w:w="0" w:type="auto"/>
            <w:hideMark/>
          </w:tcPr>
          <w:p w14:paraId="665D77A5" w14:textId="77777777" w:rsidR="00C77178" w:rsidRPr="00C77178" w:rsidRDefault="00C77178" w:rsidP="00C77178">
            <w:pPr>
              <w:rPr>
                <w:rFonts w:ascii="Times New Roman" w:eastAsiaTheme="minorEastAsia" w:hAnsi="Times New Roman" w:cs="Times New Roman"/>
              </w:rPr>
            </w:pPr>
            <w:r w:rsidRPr="00C77178">
              <w:rPr>
                <w:rFonts w:ascii="Times New Roman" w:eastAsiaTheme="minorEastAsia" w:hAnsi="Times New Roman" w:cs="Times New Roman"/>
              </w:rPr>
              <w:t>Task Success Rate</w:t>
            </w:r>
          </w:p>
        </w:tc>
        <w:tc>
          <w:tcPr>
            <w:tcW w:w="0" w:type="auto"/>
            <w:hideMark/>
          </w:tcPr>
          <w:p w14:paraId="2AC3D7A0" w14:textId="77777777" w:rsidR="00C77178" w:rsidRPr="00C77178" w:rsidRDefault="00C77178" w:rsidP="00C77178">
            <w:pPr>
              <w:rPr>
                <w:rFonts w:ascii="Times New Roman" w:eastAsiaTheme="minorEastAsia" w:hAnsi="Times New Roman" w:cs="Times New Roman"/>
              </w:rPr>
            </w:pPr>
            <w:r w:rsidRPr="00C77178">
              <w:rPr>
                <w:rFonts w:ascii="Times New Roman" w:eastAsiaTheme="minorEastAsia" w:hAnsi="Times New Roman" w:cs="Times New Roman"/>
              </w:rPr>
              <w:t>≥ 85%</w:t>
            </w:r>
          </w:p>
        </w:tc>
        <w:tc>
          <w:tcPr>
            <w:tcW w:w="0" w:type="auto"/>
            <w:hideMark/>
          </w:tcPr>
          <w:p w14:paraId="3633D112" w14:textId="24FFEBA6" w:rsidR="00C77178" w:rsidRPr="00C77178" w:rsidRDefault="00C77178" w:rsidP="00C77178">
            <w:pPr>
              <w:rPr>
                <w:rFonts w:ascii="Times New Roman" w:eastAsiaTheme="minorEastAsia" w:hAnsi="Times New Roman" w:cs="Times New Roman"/>
              </w:rPr>
            </w:pPr>
            <w:r w:rsidRPr="00C77178">
              <w:rPr>
                <w:rFonts w:ascii="Times New Roman" w:eastAsiaTheme="minorEastAsia" w:hAnsi="Times New Roman" w:cs="Times New Roman"/>
              </w:rPr>
              <w:t>Guarantees that non-technical users can complete core flows (e.g., Record Today) without error.</w:t>
            </w:r>
          </w:p>
        </w:tc>
      </w:tr>
      <w:tr w:rsidR="00C77178" w:rsidRPr="00C77178" w14:paraId="42E89B2F" w14:textId="77777777" w:rsidTr="004C7A9C">
        <w:tc>
          <w:tcPr>
            <w:tcW w:w="0" w:type="auto"/>
            <w:hideMark/>
          </w:tcPr>
          <w:p w14:paraId="79917D6E" w14:textId="77777777" w:rsidR="00C77178" w:rsidRPr="00C77178" w:rsidRDefault="00C77178" w:rsidP="00C77178">
            <w:pPr>
              <w:rPr>
                <w:rFonts w:ascii="Times New Roman" w:eastAsiaTheme="minorEastAsia" w:hAnsi="Times New Roman" w:cs="Times New Roman"/>
              </w:rPr>
            </w:pPr>
            <w:r w:rsidRPr="00C77178">
              <w:rPr>
                <w:rFonts w:ascii="Times New Roman" w:eastAsiaTheme="minorEastAsia" w:hAnsi="Times New Roman" w:cs="Times New Roman"/>
              </w:rPr>
              <w:t>Usability</w:t>
            </w:r>
          </w:p>
        </w:tc>
        <w:tc>
          <w:tcPr>
            <w:tcW w:w="0" w:type="auto"/>
            <w:hideMark/>
          </w:tcPr>
          <w:p w14:paraId="5D85DDAB" w14:textId="77777777" w:rsidR="00C77178" w:rsidRPr="00C77178" w:rsidRDefault="00C77178" w:rsidP="00C77178">
            <w:pPr>
              <w:rPr>
                <w:rFonts w:ascii="Times New Roman" w:eastAsiaTheme="minorEastAsia" w:hAnsi="Times New Roman" w:cs="Times New Roman"/>
              </w:rPr>
            </w:pPr>
            <w:r w:rsidRPr="00C77178">
              <w:rPr>
                <w:rFonts w:ascii="Times New Roman" w:eastAsiaTheme="minorEastAsia" w:hAnsi="Times New Roman" w:cs="Times New Roman"/>
              </w:rPr>
              <w:t>SUS Score</w:t>
            </w:r>
          </w:p>
        </w:tc>
        <w:tc>
          <w:tcPr>
            <w:tcW w:w="0" w:type="auto"/>
            <w:hideMark/>
          </w:tcPr>
          <w:p w14:paraId="7395DAEF" w14:textId="77777777" w:rsidR="00C77178" w:rsidRPr="00C77178" w:rsidRDefault="00C77178" w:rsidP="00C77178">
            <w:pPr>
              <w:rPr>
                <w:rFonts w:ascii="Times New Roman" w:eastAsiaTheme="minorEastAsia" w:hAnsi="Times New Roman" w:cs="Times New Roman"/>
              </w:rPr>
            </w:pPr>
            <w:r w:rsidRPr="00C77178">
              <w:rPr>
                <w:rFonts w:ascii="Times New Roman" w:eastAsiaTheme="minorEastAsia" w:hAnsi="Times New Roman" w:cs="Times New Roman"/>
              </w:rPr>
              <w:t>≥ 70</w:t>
            </w:r>
          </w:p>
        </w:tc>
        <w:tc>
          <w:tcPr>
            <w:tcW w:w="0" w:type="auto"/>
            <w:hideMark/>
          </w:tcPr>
          <w:p w14:paraId="56FCFFA7" w14:textId="51618388" w:rsidR="00C77178" w:rsidRPr="00C77178" w:rsidRDefault="00C77178" w:rsidP="00C77178">
            <w:pPr>
              <w:rPr>
                <w:rFonts w:ascii="Times New Roman" w:eastAsiaTheme="minorEastAsia" w:hAnsi="Times New Roman" w:cs="Times New Roman"/>
              </w:rPr>
            </w:pPr>
            <w:r w:rsidRPr="00C77178">
              <w:rPr>
                <w:rFonts w:ascii="Times New Roman" w:eastAsiaTheme="minorEastAsia" w:hAnsi="Times New Roman" w:cs="Times New Roman"/>
              </w:rPr>
              <w:t>Indicates "Above Average" usability on the System Usability Scale.</w:t>
            </w:r>
          </w:p>
        </w:tc>
      </w:tr>
      <w:tr w:rsidR="00C77178" w:rsidRPr="00C77178" w14:paraId="400E2CAF" w14:textId="77777777" w:rsidTr="004C7A9C">
        <w:tc>
          <w:tcPr>
            <w:tcW w:w="0" w:type="auto"/>
            <w:hideMark/>
          </w:tcPr>
          <w:p w14:paraId="70963B07" w14:textId="77777777" w:rsidR="00C77178" w:rsidRPr="00C77178" w:rsidRDefault="00C77178" w:rsidP="00C77178">
            <w:pPr>
              <w:rPr>
                <w:rFonts w:ascii="Times New Roman" w:eastAsiaTheme="minorEastAsia" w:hAnsi="Times New Roman" w:cs="Times New Roman"/>
              </w:rPr>
            </w:pPr>
            <w:r w:rsidRPr="00C77178">
              <w:rPr>
                <w:rFonts w:ascii="Times New Roman" w:eastAsiaTheme="minorEastAsia" w:hAnsi="Times New Roman" w:cs="Times New Roman"/>
              </w:rPr>
              <w:t>Performance</w:t>
            </w:r>
          </w:p>
        </w:tc>
        <w:tc>
          <w:tcPr>
            <w:tcW w:w="0" w:type="auto"/>
            <w:hideMark/>
          </w:tcPr>
          <w:p w14:paraId="4E637D65" w14:textId="77777777" w:rsidR="00C77178" w:rsidRPr="00C77178" w:rsidRDefault="00C77178" w:rsidP="00C77178">
            <w:pPr>
              <w:rPr>
                <w:rFonts w:ascii="Times New Roman" w:eastAsiaTheme="minorEastAsia" w:hAnsi="Times New Roman" w:cs="Times New Roman"/>
              </w:rPr>
            </w:pPr>
            <w:r w:rsidRPr="00C77178">
              <w:rPr>
                <w:rFonts w:ascii="Times New Roman" w:eastAsiaTheme="minorEastAsia" w:hAnsi="Times New Roman" w:cs="Times New Roman"/>
              </w:rPr>
              <w:t>Page Latency (P50)</w:t>
            </w:r>
          </w:p>
        </w:tc>
        <w:tc>
          <w:tcPr>
            <w:tcW w:w="0" w:type="auto"/>
            <w:hideMark/>
          </w:tcPr>
          <w:p w14:paraId="59CE5D49" w14:textId="77777777" w:rsidR="00C77178" w:rsidRPr="00C77178" w:rsidRDefault="00C77178" w:rsidP="00C77178">
            <w:pPr>
              <w:rPr>
                <w:rFonts w:ascii="Times New Roman" w:eastAsiaTheme="minorEastAsia" w:hAnsi="Times New Roman" w:cs="Times New Roman"/>
              </w:rPr>
            </w:pPr>
            <w:r w:rsidRPr="00C77178">
              <w:rPr>
                <w:rFonts w:ascii="Times New Roman" w:eastAsiaTheme="minorEastAsia" w:hAnsi="Times New Roman" w:cs="Times New Roman"/>
              </w:rPr>
              <w:t>&lt; 200ms</w:t>
            </w:r>
          </w:p>
        </w:tc>
        <w:tc>
          <w:tcPr>
            <w:tcW w:w="0" w:type="auto"/>
            <w:hideMark/>
          </w:tcPr>
          <w:p w14:paraId="5CDDB24D" w14:textId="267AD59C" w:rsidR="00C77178" w:rsidRPr="00C77178" w:rsidRDefault="00C77178" w:rsidP="00C77178">
            <w:pPr>
              <w:rPr>
                <w:rFonts w:ascii="Times New Roman" w:eastAsiaTheme="minorEastAsia" w:hAnsi="Times New Roman" w:cs="Times New Roman"/>
              </w:rPr>
            </w:pPr>
            <w:r w:rsidRPr="00C77178">
              <w:rPr>
                <w:rFonts w:ascii="Times New Roman" w:eastAsiaTheme="minorEastAsia" w:hAnsi="Times New Roman" w:cs="Times New Roman"/>
              </w:rPr>
              <w:t>Ensures the interface feels "instant" during daily data entry tasks.</w:t>
            </w:r>
          </w:p>
        </w:tc>
      </w:tr>
    </w:tbl>
    <w:p w14:paraId="3E2E49A0" w14:textId="361EB11F" w:rsidR="00105C22" w:rsidRPr="00105C22" w:rsidRDefault="00105C22" w:rsidP="00105C22">
      <w:pPr>
        <w:jc w:val="center"/>
        <w:rPr>
          <w:rFonts w:asciiTheme="majorHAnsi" w:eastAsia="黑体" w:hAnsiTheme="majorHAnsi" w:cstheme="majorBidi" w:hint="eastAsia"/>
          <w:sz w:val="20"/>
          <w:szCs w:val="20"/>
        </w:rPr>
      </w:pPr>
      <w:bookmarkStart w:id="108" w:name="_Toc215134005"/>
      <w:r>
        <w:rPr>
          <w:rFonts w:asciiTheme="majorHAnsi" w:eastAsia="黑体" w:hAnsiTheme="majorHAnsi" w:cstheme="majorBidi" w:hint="eastAsia"/>
          <w:b/>
          <w:bCs/>
          <w:sz w:val="20"/>
          <w:szCs w:val="20"/>
        </w:rPr>
        <w:t>Table</w:t>
      </w:r>
      <w:r w:rsidRPr="00500138">
        <w:rPr>
          <w:rFonts w:asciiTheme="majorHAnsi" w:eastAsia="黑体" w:hAnsiTheme="majorHAnsi" w:cstheme="majorBidi"/>
          <w:b/>
          <w:bCs/>
          <w:sz w:val="20"/>
          <w:szCs w:val="20"/>
        </w:rPr>
        <w:t xml:space="preserve"> </w:t>
      </w:r>
      <w:r>
        <w:rPr>
          <w:rFonts w:asciiTheme="majorHAnsi" w:eastAsia="黑体" w:hAnsiTheme="majorHAnsi" w:cstheme="majorBidi" w:hint="eastAsia"/>
          <w:b/>
          <w:bCs/>
          <w:sz w:val="20"/>
          <w:szCs w:val="20"/>
        </w:rPr>
        <w:t>5.1</w:t>
      </w:r>
      <w:r w:rsidRPr="00500138">
        <w:rPr>
          <w:rFonts w:asciiTheme="majorHAnsi" w:eastAsia="黑体" w:hAnsiTheme="majorHAnsi" w:cstheme="majorBidi"/>
          <w:sz w:val="20"/>
          <w:szCs w:val="20"/>
        </w:rPr>
        <w:t xml:space="preserve">: </w:t>
      </w:r>
      <w:r w:rsidRPr="00105C22">
        <w:rPr>
          <w:rFonts w:asciiTheme="majorHAnsi" w:eastAsia="黑体" w:hAnsiTheme="majorHAnsi" w:cstheme="majorBidi"/>
          <w:sz w:val="20"/>
          <w:szCs w:val="20"/>
        </w:rPr>
        <w:t>Key Performance Indicators (KPIs) and Acceptance Thresholds.</w:t>
      </w:r>
    </w:p>
    <w:p w14:paraId="481FB766" w14:textId="495432D1" w:rsidR="00C77178" w:rsidRPr="00C77178" w:rsidRDefault="00C77178" w:rsidP="00C77178">
      <w:pPr>
        <w:pStyle w:val="2"/>
        <w:rPr>
          <w:rFonts w:ascii="Times New Roman" w:hAnsi="Times New Roman" w:cs="Times New Roman"/>
        </w:rPr>
      </w:pPr>
      <w:r w:rsidRPr="00C77178">
        <w:rPr>
          <w:rFonts w:ascii="Times New Roman" w:hAnsi="Times New Roman" w:cs="Times New Roman"/>
        </w:rPr>
        <w:t>5.2 System Constraints (NFRs)</w:t>
      </w:r>
      <w:bookmarkEnd w:id="108"/>
    </w:p>
    <w:p w14:paraId="3A7E8BA3" w14:textId="77777777" w:rsidR="00C77178" w:rsidRPr="00C77178" w:rsidRDefault="00C77178" w:rsidP="00770B08">
      <w:pPr>
        <w:jc w:val="both"/>
        <w:rPr>
          <w:rFonts w:ascii="Times New Roman" w:eastAsiaTheme="minorEastAsia" w:hAnsi="Times New Roman" w:cs="Times New Roman"/>
        </w:rPr>
      </w:pPr>
      <w:r w:rsidRPr="00C77178">
        <w:rPr>
          <w:rFonts w:ascii="Times New Roman" w:eastAsiaTheme="minorEastAsia" w:hAnsi="Times New Roman" w:cs="Times New Roman"/>
        </w:rPr>
        <w:t>In addition to quantitative metrics, the system adheres to the following architectural constraints:</w:t>
      </w:r>
    </w:p>
    <w:p w14:paraId="23BFACCE" w14:textId="0D45BDF2" w:rsidR="00C77178" w:rsidRPr="00C77178" w:rsidRDefault="005B5EDC" w:rsidP="00770B08">
      <w:pPr>
        <w:jc w:val="both"/>
        <w:rPr>
          <w:rFonts w:ascii="Times New Roman" w:eastAsiaTheme="minorEastAsia" w:hAnsi="Times New Roman" w:cs="Times New Roman"/>
        </w:rPr>
      </w:pPr>
      <w:r>
        <w:rPr>
          <w:rFonts w:ascii="Times New Roman" w:eastAsiaTheme="minorEastAsia" w:hAnsi="Times New Roman" w:cs="Times New Roman" w:hint="eastAsia"/>
          <w:b/>
          <w:bCs/>
        </w:rPr>
        <w:t>(</w:t>
      </w:r>
      <w:proofErr w:type="gramStart"/>
      <w:r>
        <w:rPr>
          <w:rFonts w:ascii="Times New Roman" w:eastAsiaTheme="minorEastAsia" w:hAnsi="Times New Roman" w:cs="Times New Roman" w:hint="eastAsia"/>
          <w:b/>
          <w:bCs/>
        </w:rPr>
        <w:t>1)</w:t>
      </w:r>
      <w:r w:rsidR="00C77178" w:rsidRPr="00C77178">
        <w:rPr>
          <w:rFonts w:ascii="Times New Roman" w:eastAsiaTheme="minorEastAsia" w:hAnsi="Times New Roman" w:cs="Times New Roman"/>
          <w:b/>
          <w:bCs/>
        </w:rPr>
        <w:t>Privacy</w:t>
      </w:r>
      <w:proofErr w:type="gramEnd"/>
      <w:r w:rsidR="00C77178" w:rsidRPr="00C77178">
        <w:rPr>
          <w:rFonts w:ascii="Times New Roman" w:eastAsiaTheme="minorEastAsia" w:hAnsi="Times New Roman" w:cs="Times New Roman"/>
          <w:b/>
          <w:bCs/>
        </w:rPr>
        <w:t xml:space="preserve"> (Local-First):</w:t>
      </w:r>
      <w:r w:rsidR="00C77178" w:rsidRPr="00C77178">
        <w:rPr>
          <w:rFonts w:ascii="Times New Roman" w:eastAsiaTheme="minorEastAsia" w:hAnsi="Times New Roman" w:cs="Times New Roman"/>
        </w:rPr>
        <w:t xml:space="preserve"> User data must be stored exclusively in the local SQLite database. No data shall be uploaded to the cloud unless explicitly triggered by the user via the optional API.</w:t>
      </w:r>
    </w:p>
    <w:p w14:paraId="0B552458" w14:textId="4D04F127" w:rsidR="00C77178" w:rsidRPr="00C77178" w:rsidRDefault="005B5EDC" w:rsidP="00770B08">
      <w:pPr>
        <w:jc w:val="both"/>
        <w:rPr>
          <w:rFonts w:ascii="Times New Roman" w:eastAsiaTheme="minorEastAsia" w:hAnsi="Times New Roman" w:cs="Times New Roman"/>
        </w:rPr>
      </w:pPr>
      <w:r>
        <w:rPr>
          <w:rFonts w:ascii="Times New Roman" w:eastAsiaTheme="minorEastAsia" w:hAnsi="Times New Roman" w:cs="Times New Roman" w:hint="eastAsia"/>
          <w:b/>
          <w:bCs/>
        </w:rPr>
        <w:t>(</w:t>
      </w:r>
      <w:proofErr w:type="gramStart"/>
      <w:r>
        <w:rPr>
          <w:rFonts w:ascii="Times New Roman" w:eastAsiaTheme="minorEastAsia" w:hAnsi="Times New Roman" w:cs="Times New Roman" w:hint="eastAsia"/>
          <w:b/>
          <w:bCs/>
        </w:rPr>
        <w:t>2)</w:t>
      </w:r>
      <w:r w:rsidR="00C77178" w:rsidRPr="00C77178">
        <w:rPr>
          <w:rFonts w:ascii="Times New Roman" w:eastAsiaTheme="minorEastAsia" w:hAnsi="Times New Roman" w:cs="Times New Roman"/>
          <w:b/>
          <w:bCs/>
        </w:rPr>
        <w:t>Reliability</w:t>
      </w:r>
      <w:proofErr w:type="gramEnd"/>
      <w:r w:rsidR="00C77178" w:rsidRPr="00C77178">
        <w:rPr>
          <w:rFonts w:ascii="Times New Roman" w:eastAsiaTheme="minorEastAsia" w:hAnsi="Times New Roman" w:cs="Times New Roman"/>
          <w:b/>
          <w:bCs/>
        </w:rPr>
        <w:t>:</w:t>
      </w:r>
      <w:r w:rsidR="00C77178" w:rsidRPr="00C77178">
        <w:rPr>
          <w:rFonts w:ascii="Times New Roman" w:eastAsiaTheme="minorEastAsia" w:hAnsi="Times New Roman" w:cs="Times New Roman"/>
        </w:rPr>
        <w:t xml:space="preserve"> The critical path (Data </w:t>
      </w:r>
      <w:proofErr w:type="gramStart"/>
      <w:r w:rsidR="00C77178" w:rsidRPr="00C77178">
        <w:rPr>
          <w:rFonts w:ascii="Times New Roman" w:eastAsiaTheme="minorEastAsia" w:hAnsi="Times New Roman" w:cs="Times New Roman"/>
        </w:rPr>
        <w:t xml:space="preserve">Entry </w:t>
      </w:r>
      <w:r w:rsidR="005C13AE">
        <w:rPr>
          <w:rFonts w:ascii="Times New Roman" w:eastAsiaTheme="minorEastAsia" w:hAnsi="Times New Roman" w:cs="Times New Roman" w:hint="eastAsia"/>
        </w:rPr>
        <w:t>,</w:t>
      </w:r>
      <w:proofErr w:type="gramEnd"/>
      <w:r w:rsidR="005C13AE">
        <w:rPr>
          <w:rFonts w:ascii="Times New Roman" w:eastAsiaTheme="minorEastAsia" w:hAnsi="Times New Roman" w:cs="Times New Roman" w:hint="eastAsia"/>
        </w:rPr>
        <w:t xml:space="preserve"> </w:t>
      </w:r>
      <w:r w:rsidR="00C77178" w:rsidRPr="00C77178">
        <w:rPr>
          <w:rFonts w:ascii="Times New Roman" w:eastAsiaTheme="minorEastAsia" w:hAnsi="Times New Roman" w:cs="Times New Roman"/>
        </w:rPr>
        <w:t>Risk Calculation</w:t>
      </w:r>
      <w:r w:rsidR="005C13AE">
        <w:rPr>
          <w:rFonts w:ascii="Times New Roman" w:eastAsiaTheme="minorEastAsia" w:hAnsi="Times New Roman" w:cs="Times New Roman" w:hint="eastAsia"/>
        </w:rPr>
        <w:t xml:space="preserve">, </w:t>
      </w:r>
      <w:r w:rsidR="00C77178" w:rsidRPr="00C77178">
        <w:rPr>
          <w:rFonts w:ascii="Times New Roman" w:eastAsiaTheme="minorEastAsia" w:hAnsi="Times New Roman" w:cs="Times New Roman"/>
        </w:rPr>
        <w:t xml:space="preserve">Result Display) must </w:t>
      </w:r>
      <w:r w:rsidR="00C77178" w:rsidRPr="00C77178">
        <w:rPr>
          <w:rFonts w:ascii="Times New Roman" w:eastAsiaTheme="minorEastAsia" w:hAnsi="Times New Roman" w:cs="Times New Roman"/>
        </w:rPr>
        <w:lastRenderedPageBreak/>
        <w:t>maintain an error rate of &lt; 1%.</w:t>
      </w:r>
    </w:p>
    <w:p w14:paraId="3985B9D8" w14:textId="1B59533A" w:rsidR="00C77178" w:rsidRPr="00C77178" w:rsidRDefault="005B5EDC" w:rsidP="00770B08">
      <w:pPr>
        <w:jc w:val="both"/>
        <w:rPr>
          <w:rFonts w:ascii="Times New Roman" w:eastAsiaTheme="minorEastAsia" w:hAnsi="Times New Roman" w:cs="Times New Roman"/>
          <w:rPrChange w:id="109" w:author="移淼 郝" w:date="2025-11-27T08:08:00Z" w16du:dateUtc="2025-11-27T00:08:00Z">
            <w:rPr/>
          </w:rPrChange>
        </w:rPr>
      </w:pPr>
      <w:r>
        <w:rPr>
          <w:rFonts w:ascii="Times New Roman" w:eastAsiaTheme="minorEastAsia" w:hAnsi="Times New Roman" w:cs="Times New Roman" w:hint="eastAsia"/>
          <w:b/>
          <w:bCs/>
        </w:rPr>
        <w:t>(</w:t>
      </w:r>
      <w:proofErr w:type="gramStart"/>
      <w:r>
        <w:rPr>
          <w:rFonts w:ascii="Times New Roman" w:eastAsiaTheme="minorEastAsia" w:hAnsi="Times New Roman" w:cs="Times New Roman" w:hint="eastAsia"/>
          <w:b/>
          <w:bCs/>
        </w:rPr>
        <w:t>3)</w:t>
      </w:r>
      <w:r w:rsidR="00C77178" w:rsidRPr="00C77178">
        <w:rPr>
          <w:rFonts w:ascii="Times New Roman" w:eastAsiaTheme="minorEastAsia" w:hAnsi="Times New Roman" w:cs="Times New Roman"/>
          <w:b/>
          <w:bCs/>
        </w:rPr>
        <w:t>Portability</w:t>
      </w:r>
      <w:proofErr w:type="gramEnd"/>
      <w:r w:rsidR="00C77178" w:rsidRPr="00C77178">
        <w:rPr>
          <w:rFonts w:ascii="Times New Roman" w:eastAsiaTheme="minorEastAsia" w:hAnsi="Times New Roman" w:cs="Times New Roman"/>
          <w:b/>
          <w:bCs/>
        </w:rPr>
        <w:t>:</w:t>
      </w:r>
      <w:r w:rsidR="00C77178" w:rsidRPr="00C77178">
        <w:rPr>
          <w:rFonts w:ascii="Times New Roman" w:eastAsiaTheme="minorEastAsia" w:hAnsi="Times New Roman" w:cs="Times New Roman"/>
        </w:rPr>
        <w:t xml:space="preserve"> The system must suppor</w:t>
      </w:r>
      <w:r w:rsidR="00C77178" w:rsidRPr="004C7A9C">
        <w:rPr>
          <w:rFonts w:ascii="Times New Roman" w:eastAsiaTheme="minorEastAsia" w:hAnsi="Times New Roman" w:cs="Times New Roman"/>
        </w:rPr>
        <w:t xml:space="preserve">t CSV Import/Export </w:t>
      </w:r>
      <w:r w:rsidR="00C77178" w:rsidRPr="00C77178">
        <w:rPr>
          <w:rFonts w:ascii="Times New Roman" w:eastAsiaTheme="minorEastAsia" w:hAnsi="Times New Roman" w:cs="Times New Roman"/>
        </w:rPr>
        <w:t>to ensure users are not locked into the platform.</w:t>
      </w:r>
    </w:p>
    <w:p w14:paraId="6055E70A" w14:textId="77777777" w:rsidR="00E43F51" w:rsidRPr="008B17AD" w:rsidRDefault="00E43F51" w:rsidP="00E43F51">
      <w:pPr>
        <w:pStyle w:val="1"/>
        <w:rPr>
          <w:rFonts w:ascii="Times New Roman" w:eastAsiaTheme="minorEastAsia" w:hAnsi="Times New Roman" w:cs="Times New Roman" w:hint="eastAsia"/>
          <w:rPrChange w:id="110" w:author="移淼 郝" w:date="2025-11-27T08:08:00Z" w16du:dateUtc="2025-11-27T00:08:00Z">
            <w:rPr>
              <w:rFonts w:eastAsiaTheme="minorEastAsia" w:hint="eastAsia"/>
            </w:rPr>
          </w:rPrChange>
        </w:rPr>
      </w:pPr>
      <w:bookmarkStart w:id="111" w:name="_Toc215134006"/>
      <w:r w:rsidRPr="008B17AD">
        <w:rPr>
          <w:rFonts w:ascii="Times New Roman" w:hAnsi="Times New Roman" w:cs="Times New Roman" w:hint="eastAsia"/>
          <w:rPrChange w:id="112" w:author="移淼 郝" w:date="2025-11-27T08:08:00Z" w16du:dateUtc="2025-11-27T00:08:00Z">
            <w:rPr>
              <w:rFonts w:hint="eastAsia"/>
            </w:rPr>
          </w:rPrChange>
        </w:rPr>
        <w:t>6.Acceptance &amp; Traceability</w:t>
      </w:r>
      <w:bookmarkEnd w:id="111"/>
    </w:p>
    <w:p w14:paraId="385BB356" w14:textId="1293D896" w:rsidR="005709D1" w:rsidRPr="008B17AD" w:rsidRDefault="005709D1" w:rsidP="002B2601">
      <w:pPr>
        <w:pStyle w:val="2"/>
        <w:rPr>
          <w:rFonts w:ascii="Times New Roman" w:hAnsi="Times New Roman" w:cs="Times New Roman" w:hint="eastAsia"/>
          <w:rPrChange w:id="113" w:author="移淼 郝" w:date="2025-11-27T08:08:00Z" w16du:dateUtc="2025-11-27T00:08:00Z">
            <w:rPr>
              <w:rFonts w:hint="eastAsia"/>
            </w:rPr>
          </w:rPrChange>
        </w:rPr>
      </w:pPr>
      <w:bookmarkStart w:id="114" w:name="_Toc215134007"/>
      <w:r w:rsidRPr="008B17AD">
        <w:rPr>
          <w:rFonts w:ascii="Times New Roman" w:hAnsi="Times New Roman" w:cs="Times New Roman" w:hint="eastAsia"/>
          <w:rPrChange w:id="115" w:author="移淼 郝" w:date="2025-11-27T08:08:00Z" w16du:dateUtc="2025-11-27T00:08:00Z">
            <w:rPr>
              <w:rFonts w:hint="eastAsia"/>
            </w:rPr>
          </w:rPrChange>
        </w:rPr>
        <w:t>6.1Metrics &amp; Measurement Methods</w:t>
      </w:r>
      <w:bookmarkEnd w:id="114"/>
    </w:p>
    <w:p w14:paraId="30FBBA7E" w14:textId="57586EA2" w:rsidR="005709D1" w:rsidRPr="005709D1" w:rsidRDefault="005709D1" w:rsidP="00770B08">
      <w:pPr>
        <w:spacing w:line="278" w:lineRule="auto"/>
        <w:jc w:val="both"/>
        <w:rPr>
          <w:rFonts w:ascii="Times New Roman" w:eastAsiaTheme="majorEastAsia" w:hAnsi="Times New Roman" w:cs="Times New Roman"/>
        </w:rPr>
      </w:pPr>
      <w:r w:rsidRPr="002B2601">
        <w:rPr>
          <w:rFonts w:ascii="Times New Roman" w:eastAsiaTheme="majorEastAsia" w:hAnsi="Times New Roman" w:cs="Times New Roman"/>
          <w:b/>
          <w:bCs/>
        </w:rPr>
        <w:t>(</w:t>
      </w:r>
      <w:proofErr w:type="gramStart"/>
      <w:r w:rsidRPr="002B2601">
        <w:rPr>
          <w:rFonts w:ascii="Times New Roman" w:eastAsiaTheme="majorEastAsia" w:hAnsi="Times New Roman" w:cs="Times New Roman"/>
          <w:b/>
          <w:bCs/>
        </w:rPr>
        <w:t>1)</w:t>
      </w:r>
      <w:r w:rsidRPr="005709D1">
        <w:rPr>
          <w:rFonts w:ascii="Times New Roman" w:eastAsiaTheme="majorEastAsia" w:hAnsi="Times New Roman" w:cs="Times New Roman"/>
          <w:b/>
          <w:bCs/>
        </w:rPr>
        <w:t>Accuracy</w:t>
      </w:r>
      <w:proofErr w:type="gramEnd"/>
      <w:r w:rsidRPr="005709D1">
        <w:rPr>
          <w:rFonts w:ascii="Times New Roman" w:eastAsiaTheme="majorEastAsia" w:hAnsi="Times New Roman" w:cs="Times New Roman"/>
          <w:b/>
          <w:bCs/>
        </w:rPr>
        <w:t xml:space="preserve">: </w:t>
      </w:r>
      <w:r w:rsidRPr="005709D1">
        <w:rPr>
          <w:rFonts w:ascii="Times New Roman" w:eastAsiaTheme="majorEastAsia" w:hAnsi="Times New Roman" w:cs="Times New Roman"/>
        </w:rPr>
        <w:t>AUC (binary), Macro-F1 (7-class); cross-validation mean ± std + hold-out.</w:t>
      </w:r>
    </w:p>
    <w:p w14:paraId="442E3BDB" w14:textId="4AFE57A1" w:rsidR="005709D1" w:rsidRPr="005709D1" w:rsidRDefault="005709D1" w:rsidP="00770B08">
      <w:pPr>
        <w:spacing w:line="278" w:lineRule="auto"/>
        <w:jc w:val="both"/>
        <w:rPr>
          <w:rFonts w:ascii="Times New Roman" w:eastAsiaTheme="majorEastAsia" w:hAnsi="Times New Roman" w:cs="Times New Roman"/>
        </w:rPr>
      </w:pPr>
      <w:r w:rsidRPr="002B2601">
        <w:rPr>
          <w:rFonts w:ascii="Times New Roman" w:eastAsiaTheme="majorEastAsia" w:hAnsi="Times New Roman" w:cs="Times New Roman"/>
          <w:b/>
          <w:bCs/>
        </w:rPr>
        <w:t>(</w:t>
      </w:r>
      <w:proofErr w:type="gramStart"/>
      <w:r w:rsidRPr="002B2601">
        <w:rPr>
          <w:rFonts w:ascii="Times New Roman" w:eastAsiaTheme="majorEastAsia" w:hAnsi="Times New Roman" w:cs="Times New Roman"/>
          <w:b/>
          <w:bCs/>
        </w:rPr>
        <w:t>2)</w:t>
      </w:r>
      <w:r w:rsidRPr="005709D1">
        <w:rPr>
          <w:rFonts w:ascii="Times New Roman" w:eastAsiaTheme="majorEastAsia" w:hAnsi="Times New Roman" w:cs="Times New Roman"/>
          <w:b/>
          <w:bCs/>
        </w:rPr>
        <w:t>Usability</w:t>
      </w:r>
      <w:proofErr w:type="gramEnd"/>
      <w:r w:rsidRPr="005709D1">
        <w:rPr>
          <w:rFonts w:ascii="Times New Roman" w:eastAsiaTheme="majorEastAsia" w:hAnsi="Times New Roman" w:cs="Times New Roman"/>
          <w:b/>
          <w:bCs/>
        </w:rPr>
        <w:t>:</w:t>
      </w:r>
      <w:r w:rsidRPr="005709D1">
        <w:rPr>
          <w:rFonts w:ascii="Times New Roman" w:eastAsiaTheme="majorEastAsia" w:hAnsi="Times New Roman" w:cs="Times New Roman"/>
        </w:rPr>
        <w:t xml:space="preserve"> TSR = successes / total; </w:t>
      </w:r>
      <w:proofErr w:type="spellStart"/>
      <w:r w:rsidRPr="005709D1">
        <w:rPr>
          <w:rFonts w:ascii="Times New Roman" w:eastAsiaTheme="majorEastAsia" w:hAnsi="Times New Roman" w:cs="Times New Roman"/>
        </w:rPr>
        <w:t>ToT</w:t>
      </w:r>
      <w:proofErr w:type="spellEnd"/>
      <w:r w:rsidRPr="005709D1">
        <w:rPr>
          <w:rFonts w:ascii="Times New Roman" w:eastAsiaTheme="majorEastAsia" w:hAnsi="Times New Roman" w:cs="Times New Roman"/>
        </w:rPr>
        <w:t xml:space="preserve"> = p50/p90 time on successful samples; SUS (10 items).</w:t>
      </w:r>
    </w:p>
    <w:p w14:paraId="3097DE1F" w14:textId="3FC7AE28" w:rsidR="002269E6" w:rsidRDefault="005709D1" w:rsidP="00770B08">
      <w:pPr>
        <w:spacing w:line="278" w:lineRule="auto"/>
        <w:jc w:val="both"/>
        <w:rPr>
          <w:rFonts w:ascii="Times New Roman" w:eastAsiaTheme="majorEastAsia" w:hAnsi="Times New Roman" w:cs="Times New Roman"/>
        </w:rPr>
      </w:pPr>
      <w:r w:rsidRPr="002B2601">
        <w:rPr>
          <w:rFonts w:ascii="Times New Roman" w:eastAsiaTheme="majorEastAsia" w:hAnsi="Times New Roman" w:cs="Times New Roman"/>
          <w:b/>
          <w:bCs/>
        </w:rPr>
        <w:t>(</w:t>
      </w:r>
      <w:proofErr w:type="gramStart"/>
      <w:r w:rsidRPr="002B2601">
        <w:rPr>
          <w:rFonts w:ascii="Times New Roman" w:eastAsiaTheme="majorEastAsia" w:hAnsi="Times New Roman" w:cs="Times New Roman"/>
          <w:b/>
          <w:bCs/>
        </w:rPr>
        <w:t>3)</w:t>
      </w:r>
      <w:r w:rsidRPr="005709D1">
        <w:rPr>
          <w:rFonts w:ascii="Times New Roman" w:eastAsiaTheme="majorEastAsia" w:hAnsi="Times New Roman" w:cs="Times New Roman"/>
          <w:b/>
          <w:bCs/>
        </w:rPr>
        <w:t>Performance</w:t>
      </w:r>
      <w:proofErr w:type="gramEnd"/>
      <w:r w:rsidRPr="005709D1">
        <w:rPr>
          <w:rFonts w:ascii="Times New Roman" w:eastAsiaTheme="majorEastAsia" w:hAnsi="Times New Roman" w:cs="Times New Roman"/>
          <w:b/>
          <w:bCs/>
        </w:rPr>
        <w:t>:</w:t>
      </w:r>
      <w:r w:rsidRPr="005709D1">
        <w:rPr>
          <w:rFonts w:ascii="Times New Roman" w:eastAsiaTheme="majorEastAsia" w:hAnsi="Times New Roman" w:cs="Times New Roman"/>
        </w:rPr>
        <w:t xml:space="preserve"> Chrome Performance, API logs.</w:t>
      </w:r>
    </w:p>
    <w:p w14:paraId="0A23B27F" w14:textId="0308A065" w:rsidR="00686F15" w:rsidRPr="00686F15" w:rsidRDefault="00686F15" w:rsidP="00686F15">
      <w:pPr>
        <w:tabs>
          <w:tab w:val="left" w:pos="4700"/>
        </w:tabs>
        <w:rPr>
          <w:rFonts w:eastAsiaTheme="majorEastAsia" w:hint="eastAsia"/>
        </w:rPr>
      </w:pPr>
    </w:p>
    <w:sectPr w:rsidR="00686F15" w:rsidRPr="00686F15" w:rsidSect="00371C1E">
      <w:footerReference w:type="default" r:id="rId16"/>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95FEB" w14:textId="77777777" w:rsidR="00995B5B" w:rsidRDefault="00995B5B" w:rsidP="00A232A5">
      <w:pPr>
        <w:spacing w:after="0" w:line="240" w:lineRule="auto"/>
      </w:pPr>
      <w:r>
        <w:separator/>
      </w:r>
    </w:p>
  </w:endnote>
  <w:endnote w:type="continuationSeparator" w:id="0">
    <w:p w14:paraId="0B5D841D" w14:textId="77777777" w:rsidR="00995B5B" w:rsidRDefault="00995B5B" w:rsidP="00A23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2932590"/>
      <w:docPartObj>
        <w:docPartGallery w:val="Page Numbers (Bottom of Page)"/>
        <w:docPartUnique/>
      </w:docPartObj>
    </w:sdtPr>
    <w:sdtContent>
      <w:p w14:paraId="71970EB0" w14:textId="72452407" w:rsidR="00371C1E" w:rsidRDefault="00371C1E">
        <w:pPr>
          <w:pStyle w:val="af5"/>
          <w:ind w:left="960"/>
          <w:jc w:val="center"/>
        </w:pPr>
        <w:r>
          <w:fldChar w:fldCharType="begin"/>
        </w:r>
        <w:r>
          <w:instrText>PAGE   \* MERGEFORMAT</w:instrText>
        </w:r>
        <w:r>
          <w:fldChar w:fldCharType="separate"/>
        </w:r>
        <w:r>
          <w:rPr>
            <w:lang w:val="zh-CN"/>
          </w:rPr>
          <w:t>2</w:t>
        </w:r>
        <w:r>
          <w:fldChar w:fldCharType="end"/>
        </w:r>
      </w:p>
    </w:sdtContent>
  </w:sdt>
  <w:p w14:paraId="2D66149E" w14:textId="77777777" w:rsidR="00371C1E" w:rsidRDefault="00371C1E">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8340670"/>
      <w:docPartObj>
        <w:docPartGallery w:val="Page Numbers (Bottom of Page)"/>
        <w:docPartUnique/>
      </w:docPartObj>
    </w:sdtPr>
    <w:sdtContent>
      <w:sdt>
        <w:sdtPr>
          <w:id w:val="-1705238520"/>
          <w:docPartObj>
            <w:docPartGallery w:val="Page Numbers (Top of Page)"/>
            <w:docPartUnique/>
          </w:docPartObj>
        </w:sdtPr>
        <w:sdtContent>
          <w:p w14:paraId="31B61CDB" w14:textId="5566D8BB" w:rsidR="00EB5ADC" w:rsidRPr="00686F15" w:rsidRDefault="001054F0" w:rsidP="001054F0">
            <w:pPr>
              <w:pStyle w:val="af5"/>
              <w:jc w:val="center"/>
              <w:rPr>
                <w:rFonts w:hint="eastAsia"/>
              </w:rPr>
            </w:pPr>
            <w:r w:rsidRPr="001054F0">
              <w:t>Page</w:t>
            </w:r>
            <w:r w:rsidR="00EB5ADC">
              <w:rPr>
                <w:lang w:val="zh-CN"/>
              </w:rPr>
              <w:t xml:space="preserve"> </w:t>
            </w:r>
            <w:r w:rsidR="00EB5ADC">
              <w:rPr>
                <w:b/>
                <w:bCs/>
                <w:sz w:val="24"/>
                <w:szCs w:val="24"/>
              </w:rPr>
              <w:fldChar w:fldCharType="begin"/>
            </w:r>
            <w:r w:rsidR="00EB5ADC">
              <w:rPr>
                <w:b/>
                <w:bCs/>
              </w:rPr>
              <w:instrText>PAGE</w:instrText>
            </w:r>
            <w:r w:rsidR="00EB5ADC">
              <w:rPr>
                <w:b/>
                <w:bCs/>
                <w:sz w:val="24"/>
                <w:szCs w:val="24"/>
              </w:rPr>
              <w:fldChar w:fldCharType="separate"/>
            </w:r>
            <w:r w:rsidR="00EB5ADC">
              <w:rPr>
                <w:b/>
                <w:bCs/>
                <w:lang w:val="zh-CN"/>
              </w:rPr>
              <w:t>2</w:t>
            </w:r>
            <w:r w:rsidR="00EB5ADC">
              <w:rPr>
                <w:b/>
                <w:bCs/>
                <w:sz w:val="24"/>
                <w:szCs w:val="24"/>
              </w:rPr>
              <w:fldChar w:fldCharType="end"/>
            </w:r>
            <w:r w:rsidR="00EB5ADC">
              <w:rPr>
                <w:lang w:val="zh-CN"/>
              </w:rPr>
              <w:t xml:space="preserve"> </w:t>
            </w:r>
            <w:r>
              <w:rPr>
                <w:rFonts w:eastAsiaTheme="minorEastAsia" w:hint="eastAsia"/>
                <w:lang w:val="zh-CN"/>
              </w:rPr>
              <w:t>of</w:t>
            </w:r>
            <w:r w:rsidR="00EB5ADC">
              <w:rPr>
                <w:lang w:val="zh-CN"/>
              </w:rPr>
              <w:t xml:space="preserve"> </w:t>
            </w:r>
            <w:r w:rsidR="00686F15" w:rsidRPr="00686F15">
              <w:rPr>
                <w:rFonts w:hint="eastAsia"/>
              </w:rPr>
              <w:t>12</w:t>
            </w:r>
          </w:p>
        </w:sdtContent>
      </w:sdt>
    </w:sdtContent>
  </w:sdt>
  <w:p w14:paraId="6534C9FF" w14:textId="77777777" w:rsidR="00371C1E" w:rsidRDefault="00371C1E" w:rsidP="001054F0">
    <w:pPr>
      <w:pStyle w:val="af5"/>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E34A0" w14:textId="77777777" w:rsidR="00995B5B" w:rsidRDefault="00995B5B" w:rsidP="00A232A5">
      <w:pPr>
        <w:spacing w:after="0" w:line="240" w:lineRule="auto"/>
      </w:pPr>
      <w:r>
        <w:separator/>
      </w:r>
    </w:p>
  </w:footnote>
  <w:footnote w:type="continuationSeparator" w:id="0">
    <w:p w14:paraId="6FAEEABA" w14:textId="77777777" w:rsidR="00995B5B" w:rsidRDefault="00995B5B" w:rsidP="00A232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3493E" w14:textId="17BFC2E4" w:rsidR="00A232A5" w:rsidRPr="006F2034" w:rsidRDefault="00A232A5" w:rsidP="006F2034">
    <w:pPr>
      <w:pStyle w:val="af3"/>
      <w:rPr>
        <w:u w:val="single"/>
        <w:rPrChange w:id="2" w:author="移淼 郝" w:date="2025-11-27T08:15:00Z" w16du:dateUtc="2025-11-27T00:15:00Z">
          <w:rPr/>
        </w:rPrChange>
      </w:rPr>
    </w:pPr>
  </w:p>
  <w:p w14:paraId="415D7036" w14:textId="17E10FE9" w:rsidR="00A232A5" w:rsidRPr="006F2034" w:rsidRDefault="006F2034" w:rsidP="006F2034">
    <w:pPr>
      <w:pStyle w:val="af3"/>
      <w:rPr>
        <w:rFonts w:ascii="Times New Roman" w:eastAsiaTheme="minorEastAsia" w:hAnsi="Times New Roman" w:cs="Times New Roman"/>
        <w:u w:val="single"/>
        <w:rPrChange w:id="3" w:author="移淼 郝" w:date="2025-11-27T08:15:00Z" w16du:dateUtc="2025-11-27T00:15:00Z">
          <w:rPr/>
        </w:rPrChange>
      </w:rPr>
    </w:pPr>
    <w:ins w:id="4" w:author="移淼 郝" w:date="2025-11-27T08:15:00Z">
      <w:r w:rsidRPr="006F2034">
        <w:rPr>
          <w:rFonts w:ascii="Times New Roman" w:hAnsi="Times New Roman" w:cs="Times New Roman"/>
          <w:u w:val="single"/>
          <w:rPrChange w:id="5" w:author="移淼 郝" w:date="2025-11-27T08:15:00Z" w16du:dateUtc="2025-11-27T00:15:00Z">
            <w:rPr/>
          </w:rPrChange>
        </w:rPr>
        <w:t>ELORA Project</w:t>
      </w:r>
    </w:ins>
    <w:ins w:id="6" w:author="移淼 郝" w:date="2025-11-27T08:15:00Z" w16du:dateUtc="2025-11-27T00:15:00Z">
      <w:r>
        <w:rPr>
          <w:rFonts w:ascii="Times New Roman" w:eastAsiaTheme="minorEastAsia" w:hAnsi="Times New Roman" w:cs="Times New Roman"/>
          <w:u w:val="single"/>
        </w:rPr>
        <w:tab/>
      </w:r>
    </w:ins>
    <w:ins w:id="7" w:author="移淼 郝" w:date="2025-11-27T08:16:00Z" w16du:dateUtc="2025-11-27T00:16:00Z">
      <w:r>
        <w:rPr>
          <w:rFonts w:ascii="Times New Roman" w:eastAsiaTheme="minorEastAsia" w:hAnsi="Times New Roman" w:cs="Times New Roman"/>
          <w:u w:val="single"/>
        </w:rPr>
        <w:tab/>
      </w:r>
    </w:ins>
    <w:ins w:id="8" w:author="移淼 郝" w:date="2025-11-27T08:15:00Z">
      <w:r w:rsidRPr="006F2034">
        <w:rPr>
          <w:rFonts w:ascii="Times New Roman" w:eastAsiaTheme="minorEastAsia" w:hAnsi="Times New Roman" w:cs="Times New Roman"/>
          <w:u w:val="single"/>
        </w:rPr>
        <w:t>Functional Specification</w: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0CFD"/>
    <w:multiLevelType w:val="multilevel"/>
    <w:tmpl w:val="F6769D8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5C43BC"/>
    <w:multiLevelType w:val="multilevel"/>
    <w:tmpl w:val="530AFA8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184A7E68"/>
    <w:multiLevelType w:val="multilevel"/>
    <w:tmpl w:val="4032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8329B"/>
    <w:multiLevelType w:val="multilevel"/>
    <w:tmpl w:val="3FD0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42570"/>
    <w:multiLevelType w:val="multilevel"/>
    <w:tmpl w:val="C4A22F2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2131B64"/>
    <w:multiLevelType w:val="multilevel"/>
    <w:tmpl w:val="8CEE22D2"/>
    <w:lvl w:ilvl="0">
      <w:start w:val="1"/>
      <w:numFmt w:val="decimal"/>
      <w:lvlText w:val="%1."/>
      <w:lvlJc w:val="left"/>
      <w:pPr>
        <w:ind w:left="384" w:hanging="384"/>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469D3C24"/>
    <w:multiLevelType w:val="multilevel"/>
    <w:tmpl w:val="D292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223566"/>
    <w:multiLevelType w:val="multilevel"/>
    <w:tmpl w:val="7FAEA854"/>
    <w:lvl w:ilvl="0">
      <w:start w:val="4"/>
      <w:numFmt w:val="decimal"/>
      <w:lvlText w:val="%1"/>
      <w:lvlJc w:val="left"/>
      <w:pPr>
        <w:ind w:left="360" w:hanging="360"/>
      </w:pPr>
      <w:rPr>
        <w:rFonts w:eastAsia="Times New Roman" w:hint="default"/>
      </w:rPr>
    </w:lvl>
    <w:lvl w:ilvl="1">
      <w:start w:val="4"/>
      <w:numFmt w:val="decimal"/>
      <w:lvlText w:val="%1.%2"/>
      <w:lvlJc w:val="left"/>
      <w:pPr>
        <w:ind w:left="720" w:hanging="720"/>
      </w:pPr>
      <w:rPr>
        <w:rFonts w:eastAsia="Times New Roman" w:hint="default"/>
      </w:rPr>
    </w:lvl>
    <w:lvl w:ilvl="2">
      <w:start w:val="1"/>
      <w:numFmt w:val="decimal"/>
      <w:lvlText w:val="%1.%2.%3"/>
      <w:lvlJc w:val="left"/>
      <w:pPr>
        <w:ind w:left="1440" w:hanging="1440"/>
      </w:pPr>
      <w:rPr>
        <w:rFonts w:eastAsia="Times New Roman" w:hint="default"/>
      </w:rPr>
    </w:lvl>
    <w:lvl w:ilvl="3">
      <w:start w:val="1"/>
      <w:numFmt w:val="decimal"/>
      <w:lvlText w:val="%1.%2.%3.%4"/>
      <w:lvlJc w:val="left"/>
      <w:pPr>
        <w:ind w:left="1800" w:hanging="1800"/>
      </w:pPr>
      <w:rPr>
        <w:rFonts w:eastAsia="Times New Roman" w:hint="default"/>
      </w:rPr>
    </w:lvl>
    <w:lvl w:ilvl="4">
      <w:start w:val="1"/>
      <w:numFmt w:val="decimal"/>
      <w:lvlText w:val="%1.%2.%3.%4.%5"/>
      <w:lvlJc w:val="left"/>
      <w:pPr>
        <w:ind w:left="2160" w:hanging="2160"/>
      </w:pPr>
      <w:rPr>
        <w:rFonts w:eastAsia="Times New Roman" w:hint="default"/>
      </w:rPr>
    </w:lvl>
    <w:lvl w:ilvl="5">
      <w:start w:val="1"/>
      <w:numFmt w:val="decimal"/>
      <w:lvlText w:val="%1.%2.%3.%4.%5.%6"/>
      <w:lvlJc w:val="left"/>
      <w:pPr>
        <w:ind w:left="2520" w:hanging="2520"/>
      </w:pPr>
      <w:rPr>
        <w:rFonts w:eastAsia="Times New Roman" w:hint="default"/>
      </w:rPr>
    </w:lvl>
    <w:lvl w:ilvl="6">
      <w:start w:val="1"/>
      <w:numFmt w:val="decimal"/>
      <w:lvlText w:val="%1.%2.%3.%4.%5.%6.%7"/>
      <w:lvlJc w:val="left"/>
      <w:pPr>
        <w:ind w:left="2880" w:hanging="2880"/>
      </w:pPr>
      <w:rPr>
        <w:rFonts w:eastAsia="Times New Roman" w:hint="default"/>
      </w:rPr>
    </w:lvl>
    <w:lvl w:ilvl="7">
      <w:start w:val="1"/>
      <w:numFmt w:val="decimal"/>
      <w:lvlText w:val="%1.%2.%3.%4.%5.%6.%7.%8"/>
      <w:lvlJc w:val="left"/>
      <w:pPr>
        <w:ind w:left="3240" w:hanging="3240"/>
      </w:pPr>
      <w:rPr>
        <w:rFonts w:eastAsia="Times New Roman" w:hint="default"/>
      </w:rPr>
    </w:lvl>
    <w:lvl w:ilvl="8">
      <w:start w:val="1"/>
      <w:numFmt w:val="decimal"/>
      <w:lvlText w:val="%1.%2.%3.%4.%5.%6.%7.%8.%9"/>
      <w:lvlJc w:val="left"/>
      <w:pPr>
        <w:ind w:left="3600" w:hanging="3600"/>
      </w:pPr>
      <w:rPr>
        <w:rFonts w:eastAsia="Times New Roman" w:hint="default"/>
      </w:rPr>
    </w:lvl>
  </w:abstractNum>
  <w:abstractNum w:abstractNumId="8" w15:restartNumberingAfterBreak="0">
    <w:nsid w:val="54341403"/>
    <w:multiLevelType w:val="multilevel"/>
    <w:tmpl w:val="F32E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7556B7"/>
    <w:multiLevelType w:val="hybridMultilevel"/>
    <w:tmpl w:val="D06EB37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75161C9"/>
    <w:multiLevelType w:val="multilevel"/>
    <w:tmpl w:val="6868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130183"/>
    <w:multiLevelType w:val="multilevel"/>
    <w:tmpl w:val="4974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7A7333"/>
    <w:multiLevelType w:val="multilevel"/>
    <w:tmpl w:val="5DE0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B8343A"/>
    <w:multiLevelType w:val="multilevel"/>
    <w:tmpl w:val="896A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795234">
    <w:abstractNumId w:val="5"/>
  </w:num>
  <w:num w:numId="2" w16cid:durableId="784931795">
    <w:abstractNumId w:val="12"/>
  </w:num>
  <w:num w:numId="3" w16cid:durableId="698631796">
    <w:abstractNumId w:val="6"/>
  </w:num>
  <w:num w:numId="4" w16cid:durableId="1202668678">
    <w:abstractNumId w:val="2"/>
  </w:num>
  <w:num w:numId="5" w16cid:durableId="1903710708">
    <w:abstractNumId w:val="3"/>
  </w:num>
  <w:num w:numId="6" w16cid:durableId="392772431">
    <w:abstractNumId w:val="7"/>
  </w:num>
  <w:num w:numId="7" w16cid:durableId="627049523">
    <w:abstractNumId w:val="0"/>
  </w:num>
  <w:num w:numId="8" w16cid:durableId="441340575">
    <w:abstractNumId w:val="4"/>
  </w:num>
  <w:num w:numId="9" w16cid:durableId="2084139561">
    <w:abstractNumId w:val="10"/>
  </w:num>
  <w:num w:numId="10" w16cid:durableId="587662650">
    <w:abstractNumId w:val="13"/>
  </w:num>
  <w:num w:numId="11" w16cid:durableId="1378512134">
    <w:abstractNumId w:val="8"/>
  </w:num>
  <w:num w:numId="12" w16cid:durableId="1228952637">
    <w:abstractNumId w:val="11"/>
  </w:num>
  <w:num w:numId="13" w16cid:durableId="1872304097">
    <w:abstractNumId w:val="9"/>
  </w:num>
  <w:num w:numId="14" w16cid:durableId="107416580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移淼 郝">
    <w15:presenceInfo w15:providerId="Windows Live" w15:userId="08ae23f4f32a84bc"/>
  </w15:person>
  <w15:person w15:author="Omer Ali">
    <w15:presenceInfo w15:providerId="AD" w15:userId="S::Omer.Ali@SETU.IE::d6a72ecb-3dd1-48a4-b02f-fcd3768145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35C"/>
    <w:rsid w:val="000245CC"/>
    <w:rsid w:val="000275A1"/>
    <w:rsid w:val="000369F3"/>
    <w:rsid w:val="00060664"/>
    <w:rsid w:val="00062DA9"/>
    <w:rsid w:val="0007135C"/>
    <w:rsid w:val="00075189"/>
    <w:rsid w:val="00077324"/>
    <w:rsid w:val="0008610F"/>
    <w:rsid w:val="0009066C"/>
    <w:rsid w:val="000A69AA"/>
    <w:rsid w:val="000A7518"/>
    <w:rsid w:val="000C05A5"/>
    <w:rsid w:val="00103F05"/>
    <w:rsid w:val="001054F0"/>
    <w:rsid w:val="00105C22"/>
    <w:rsid w:val="0011195F"/>
    <w:rsid w:val="00113B9B"/>
    <w:rsid w:val="0013165E"/>
    <w:rsid w:val="0013198A"/>
    <w:rsid w:val="00137F4A"/>
    <w:rsid w:val="00173B1B"/>
    <w:rsid w:val="00177415"/>
    <w:rsid w:val="00177548"/>
    <w:rsid w:val="001905BD"/>
    <w:rsid w:val="001C071C"/>
    <w:rsid w:val="001D5A50"/>
    <w:rsid w:val="001F04DF"/>
    <w:rsid w:val="00204467"/>
    <w:rsid w:val="00205FC9"/>
    <w:rsid w:val="00212BC0"/>
    <w:rsid w:val="0021300D"/>
    <w:rsid w:val="002269E6"/>
    <w:rsid w:val="00252B01"/>
    <w:rsid w:val="002546C3"/>
    <w:rsid w:val="00263E62"/>
    <w:rsid w:val="00271B35"/>
    <w:rsid w:val="002A15BC"/>
    <w:rsid w:val="002B2601"/>
    <w:rsid w:val="002C2150"/>
    <w:rsid w:val="002D6525"/>
    <w:rsid w:val="0030164D"/>
    <w:rsid w:val="003132AD"/>
    <w:rsid w:val="00340787"/>
    <w:rsid w:val="00371C1E"/>
    <w:rsid w:val="00380E2F"/>
    <w:rsid w:val="003925BF"/>
    <w:rsid w:val="003949F5"/>
    <w:rsid w:val="003C6CD5"/>
    <w:rsid w:val="003E5F23"/>
    <w:rsid w:val="004254FF"/>
    <w:rsid w:val="004628B7"/>
    <w:rsid w:val="0048051E"/>
    <w:rsid w:val="00480BF4"/>
    <w:rsid w:val="00485250"/>
    <w:rsid w:val="004C7A9C"/>
    <w:rsid w:val="004E4932"/>
    <w:rsid w:val="00500138"/>
    <w:rsid w:val="005252E0"/>
    <w:rsid w:val="005709D1"/>
    <w:rsid w:val="005B5EDC"/>
    <w:rsid w:val="005B7523"/>
    <w:rsid w:val="005C13AE"/>
    <w:rsid w:val="005D544C"/>
    <w:rsid w:val="005E3267"/>
    <w:rsid w:val="005E3337"/>
    <w:rsid w:val="005F2CB9"/>
    <w:rsid w:val="00603C43"/>
    <w:rsid w:val="0061031E"/>
    <w:rsid w:val="00613960"/>
    <w:rsid w:val="00631B6B"/>
    <w:rsid w:val="006662D2"/>
    <w:rsid w:val="00686F15"/>
    <w:rsid w:val="006B0D2B"/>
    <w:rsid w:val="006D2F96"/>
    <w:rsid w:val="006D3F9F"/>
    <w:rsid w:val="006E40AF"/>
    <w:rsid w:val="006F200F"/>
    <w:rsid w:val="006F2034"/>
    <w:rsid w:val="00715CAA"/>
    <w:rsid w:val="00730054"/>
    <w:rsid w:val="00736191"/>
    <w:rsid w:val="00770B08"/>
    <w:rsid w:val="007B3FC9"/>
    <w:rsid w:val="007B4093"/>
    <w:rsid w:val="00805110"/>
    <w:rsid w:val="00847F87"/>
    <w:rsid w:val="00880FD6"/>
    <w:rsid w:val="00896196"/>
    <w:rsid w:val="008979CF"/>
    <w:rsid w:val="008B01BF"/>
    <w:rsid w:val="008B17AD"/>
    <w:rsid w:val="008B2FFE"/>
    <w:rsid w:val="0096445D"/>
    <w:rsid w:val="00995B5B"/>
    <w:rsid w:val="009B4010"/>
    <w:rsid w:val="009B55D8"/>
    <w:rsid w:val="009B65B4"/>
    <w:rsid w:val="00A01C85"/>
    <w:rsid w:val="00A06403"/>
    <w:rsid w:val="00A232A5"/>
    <w:rsid w:val="00A312E3"/>
    <w:rsid w:val="00A42BA0"/>
    <w:rsid w:val="00A5247F"/>
    <w:rsid w:val="00AE784F"/>
    <w:rsid w:val="00AF3F1E"/>
    <w:rsid w:val="00B0292F"/>
    <w:rsid w:val="00B04544"/>
    <w:rsid w:val="00B54514"/>
    <w:rsid w:val="00B61D41"/>
    <w:rsid w:val="00B6467A"/>
    <w:rsid w:val="00B65472"/>
    <w:rsid w:val="00B94FBE"/>
    <w:rsid w:val="00BD18CF"/>
    <w:rsid w:val="00BE28CD"/>
    <w:rsid w:val="00BE2C44"/>
    <w:rsid w:val="00BE707F"/>
    <w:rsid w:val="00C37FAD"/>
    <w:rsid w:val="00C77178"/>
    <w:rsid w:val="00C94EFA"/>
    <w:rsid w:val="00C97DCA"/>
    <w:rsid w:val="00CE6697"/>
    <w:rsid w:val="00CF2F4D"/>
    <w:rsid w:val="00D432C4"/>
    <w:rsid w:val="00D43340"/>
    <w:rsid w:val="00D438B3"/>
    <w:rsid w:val="00D55DB6"/>
    <w:rsid w:val="00D7238A"/>
    <w:rsid w:val="00D8267E"/>
    <w:rsid w:val="00D961C5"/>
    <w:rsid w:val="00DA1277"/>
    <w:rsid w:val="00DA7687"/>
    <w:rsid w:val="00DD1C3F"/>
    <w:rsid w:val="00DE58C6"/>
    <w:rsid w:val="00DE5DAA"/>
    <w:rsid w:val="00E055B9"/>
    <w:rsid w:val="00E43F51"/>
    <w:rsid w:val="00E77D25"/>
    <w:rsid w:val="00EB08D3"/>
    <w:rsid w:val="00EB5ADC"/>
    <w:rsid w:val="00ED2A00"/>
    <w:rsid w:val="00F31D21"/>
    <w:rsid w:val="00FB10E9"/>
    <w:rsid w:val="00FE02D2"/>
    <w:rsid w:val="00FF1ABE"/>
    <w:rsid w:val="00FF46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DB4746"/>
  <w15:chartTrackingRefBased/>
  <w15:docId w15:val="{BB408399-9404-4501-9BB7-6DF198239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5C22"/>
    <w:pPr>
      <w:widowControl w:val="0"/>
      <w:spacing w:line="276" w:lineRule="auto"/>
    </w:pPr>
    <w:rPr>
      <w:rFonts w:eastAsia="Times New Roman"/>
      <w:sz w:val="24"/>
    </w:rPr>
  </w:style>
  <w:style w:type="paragraph" w:styleId="1">
    <w:name w:val="heading 1"/>
    <w:basedOn w:val="a"/>
    <w:next w:val="a"/>
    <w:link w:val="10"/>
    <w:uiPriority w:val="9"/>
    <w:qFormat/>
    <w:rsid w:val="0007135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07135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07135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7135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7135C"/>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07135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7135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7135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7135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7135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07135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07135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7135C"/>
    <w:rPr>
      <w:rFonts w:cstheme="majorBidi"/>
      <w:color w:val="2F5496" w:themeColor="accent1" w:themeShade="BF"/>
      <w:sz w:val="28"/>
      <w:szCs w:val="28"/>
    </w:rPr>
  </w:style>
  <w:style w:type="character" w:customStyle="1" w:styleId="50">
    <w:name w:val="标题 5 字符"/>
    <w:basedOn w:val="a0"/>
    <w:link w:val="5"/>
    <w:uiPriority w:val="9"/>
    <w:semiHidden/>
    <w:rsid w:val="0007135C"/>
    <w:rPr>
      <w:rFonts w:cstheme="majorBidi"/>
      <w:color w:val="2F5496" w:themeColor="accent1" w:themeShade="BF"/>
      <w:sz w:val="24"/>
    </w:rPr>
  </w:style>
  <w:style w:type="character" w:customStyle="1" w:styleId="60">
    <w:name w:val="标题 6 字符"/>
    <w:basedOn w:val="a0"/>
    <w:link w:val="6"/>
    <w:uiPriority w:val="9"/>
    <w:semiHidden/>
    <w:rsid w:val="0007135C"/>
    <w:rPr>
      <w:rFonts w:cstheme="majorBidi"/>
      <w:b/>
      <w:bCs/>
      <w:color w:val="2F5496" w:themeColor="accent1" w:themeShade="BF"/>
    </w:rPr>
  </w:style>
  <w:style w:type="character" w:customStyle="1" w:styleId="70">
    <w:name w:val="标题 7 字符"/>
    <w:basedOn w:val="a0"/>
    <w:link w:val="7"/>
    <w:uiPriority w:val="9"/>
    <w:semiHidden/>
    <w:rsid w:val="0007135C"/>
    <w:rPr>
      <w:rFonts w:cstheme="majorBidi"/>
      <w:b/>
      <w:bCs/>
      <w:color w:val="595959" w:themeColor="text1" w:themeTint="A6"/>
    </w:rPr>
  </w:style>
  <w:style w:type="character" w:customStyle="1" w:styleId="80">
    <w:name w:val="标题 8 字符"/>
    <w:basedOn w:val="a0"/>
    <w:link w:val="8"/>
    <w:uiPriority w:val="9"/>
    <w:semiHidden/>
    <w:rsid w:val="0007135C"/>
    <w:rPr>
      <w:rFonts w:cstheme="majorBidi"/>
      <w:color w:val="595959" w:themeColor="text1" w:themeTint="A6"/>
    </w:rPr>
  </w:style>
  <w:style w:type="character" w:customStyle="1" w:styleId="90">
    <w:name w:val="标题 9 字符"/>
    <w:basedOn w:val="a0"/>
    <w:link w:val="9"/>
    <w:uiPriority w:val="9"/>
    <w:semiHidden/>
    <w:rsid w:val="0007135C"/>
    <w:rPr>
      <w:rFonts w:eastAsiaTheme="majorEastAsia" w:cstheme="majorBidi"/>
      <w:color w:val="595959" w:themeColor="text1" w:themeTint="A6"/>
    </w:rPr>
  </w:style>
  <w:style w:type="paragraph" w:styleId="a3">
    <w:name w:val="Title"/>
    <w:basedOn w:val="a"/>
    <w:next w:val="a"/>
    <w:link w:val="a4"/>
    <w:uiPriority w:val="10"/>
    <w:qFormat/>
    <w:rsid w:val="0007135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713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135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7135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7135C"/>
    <w:pPr>
      <w:spacing w:before="160"/>
      <w:jc w:val="center"/>
    </w:pPr>
    <w:rPr>
      <w:i/>
      <w:iCs/>
      <w:color w:val="404040" w:themeColor="text1" w:themeTint="BF"/>
    </w:rPr>
  </w:style>
  <w:style w:type="character" w:customStyle="1" w:styleId="a8">
    <w:name w:val="引用 字符"/>
    <w:basedOn w:val="a0"/>
    <w:link w:val="a7"/>
    <w:uiPriority w:val="29"/>
    <w:rsid w:val="0007135C"/>
    <w:rPr>
      <w:i/>
      <w:iCs/>
      <w:color w:val="404040" w:themeColor="text1" w:themeTint="BF"/>
    </w:rPr>
  </w:style>
  <w:style w:type="paragraph" w:styleId="a9">
    <w:name w:val="List Paragraph"/>
    <w:basedOn w:val="a"/>
    <w:uiPriority w:val="34"/>
    <w:qFormat/>
    <w:rsid w:val="0007135C"/>
    <w:pPr>
      <w:ind w:left="720"/>
      <w:contextualSpacing/>
    </w:pPr>
  </w:style>
  <w:style w:type="character" w:styleId="aa">
    <w:name w:val="Intense Emphasis"/>
    <w:basedOn w:val="a0"/>
    <w:uiPriority w:val="21"/>
    <w:qFormat/>
    <w:rsid w:val="0007135C"/>
    <w:rPr>
      <w:i/>
      <w:iCs/>
      <w:color w:val="2F5496" w:themeColor="accent1" w:themeShade="BF"/>
    </w:rPr>
  </w:style>
  <w:style w:type="paragraph" w:styleId="ab">
    <w:name w:val="Intense Quote"/>
    <w:basedOn w:val="a"/>
    <w:next w:val="a"/>
    <w:link w:val="ac"/>
    <w:uiPriority w:val="30"/>
    <w:qFormat/>
    <w:rsid w:val="000713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7135C"/>
    <w:rPr>
      <w:i/>
      <w:iCs/>
      <w:color w:val="2F5496" w:themeColor="accent1" w:themeShade="BF"/>
    </w:rPr>
  </w:style>
  <w:style w:type="character" w:styleId="ad">
    <w:name w:val="Intense Reference"/>
    <w:basedOn w:val="a0"/>
    <w:uiPriority w:val="32"/>
    <w:qFormat/>
    <w:rsid w:val="0007135C"/>
    <w:rPr>
      <w:b/>
      <w:bCs/>
      <w:smallCaps/>
      <w:color w:val="2F5496" w:themeColor="accent1" w:themeShade="BF"/>
      <w:spacing w:val="5"/>
    </w:rPr>
  </w:style>
  <w:style w:type="table" w:styleId="ae">
    <w:name w:val="Table Grid"/>
    <w:basedOn w:val="a1"/>
    <w:uiPriority w:val="39"/>
    <w:rsid w:val="00AE78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AE784F"/>
    <w:rPr>
      <w:rFonts w:ascii="宋体" w:eastAsia="宋体" w:hAnsi="宋体" w:cs="宋体"/>
      <w:sz w:val="24"/>
      <w:szCs w:val="24"/>
    </w:rPr>
  </w:style>
  <w:style w:type="paragraph" w:styleId="af">
    <w:name w:val="Normal (Web)"/>
    <w:basedOn w:val="a"/>
    <w:uiPriority w:val="99"/>
    <w:unhideWhenUsed/>
    <w:rsid w:val="000275A1"/>
    <w:pPr>
      <w:widowControl/>
      <w:spacing w:before="100" w:beforeAutospacing="1" w:after="100" w:afterAutospacing="1" w:line="240" w:lineRule="auto"/>
    </w:pPr>
    <w:rPr>
      <w:rFonts w:ascii="宋体" w:eastAsia="宋体" w:hAnsi="宋体" w:cs="宋体"/>
      <w:kern w:val="0"/>
      <w14:ligatures w14:val="none"/>
    </w:rPr>
  </w:style>
  <w:style w:type="character" w:styleId="af0">
    <w:name w:val="Strong"/>
    <w:basedOn w:val="a0"/>
    <w:uiPriority w:val="22"/>
    <w:qFormat/>
    <w:rsid w:val="000275A1"/>
    <w:rPr>
      <w:b/>
      <w:bCs/>
    </w:rPr>
  </w:style>
  <w:style w:type="character" w:styleId="af1">
    <w:name w:val="Emphasis"/>
    <w:basedOn w:val="a0"/>
    <w:uiPriority w:val="20"/>
    <w:qFormat/>
    <w:rsid w:val="000275A1"/>
    <w:rPr>
      <w:i/>
      <w:iCs/>
    </w:rPr>
  </w:style>
  <w:style w:type="paragraph" w:styleId="TOC">
    <w:name w:val="TOC Heading"/>
    <w:basedOn w:val="1"/>
    <w:next w:val="a"/>
    <w:uiPriority w:val="39"/>
    <w:unhideWhenUsed/>
    <w:qFormat/>
    <w:rsid w:val="005E3337"/>
    <w:pPr>
      <w:widowControl/>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5E3337"/>
  </w:style>
  <w:style w:type="paragraph" w:styleId="TOC2">
    <w:name w:val="toc 2"/>
    <w:basedOn w:val="a"/>
    <w:next w:val="a"/>
    <w:autoRedefine/>
    <w:uiPriority w:val="39"/>
    <w:unhideWhenUsed/>
    <w:rsid w:val="005E3337"/>
    <w:pPr>
      <w:ind w:leftChars="200" w:left="420"/>
    </w:pPr>
  </w:style>
  <w:style w:type="paragraph" w:styleId="TOC3">
    <w:name w:val="toc 3"/>
    <w:basedOn w:val="a"/>
    <w:next w:val="a"/>
    <w:autoRedefine/>
    <w:uiPriority w:val="39"/>
    <w:unhideWhenUsed/>
    <w:rsid w:val="005E3337"/>
    <w:pPr>
      <w:ind w:leftChars="400" w:left="840"/>
    </w:pPr>
  </w:style>
  <w:style w:type="character" w:styleId="af2">
    <w:name w:val="Hyperlink"/>
    <w:basedOn w:val="a0"/>
    <w:uiPriority w:val="99"/>
    <w:unhideWhenUsed/>
    <w:rsid w:val="005E3337"/>
    <w:rPr>
      <w:color w:val="0563C1" w:themeColor="hyperlink"/>
      <w:u w:val="single"/>
    </w:rPr>
  </w:style>
  <w:style w:type="paragraph" w:styleId="af3">
    <w:name w:val="header"/>
    <w:basedOn w:val="a"/>
    <w:link w:val="af4"/>
    <w:uiPriority w:val="99"/>
    <w:unhideWhenUsed/>
    <w:rsid w:val="00A232A5"/>
    <w:pPr>
      <w:tabs>
        <w:tab w:val="center" w:pos="4153"/>
        <w:tab w:val="right" w:pos="8306"/>
      </w:tabs>
      <w:snapToGrid w:val="0"/>
      <w:spacing w:line="240" w:lineRule="auto"/>
      <w:jc w:val="center"/>
    </w:pPr>
    <w:rPr>
      <w:sz w:val="18"/>
      <w:szCs w:val="18"/>
    </w:rPr>
  </w:style>
  <w:style w:type="character" w:customStyle="1" w:styleId="af4">
    <w:name w:val="页眉 字符"/>
    <w:basedOn w:val="a0"/>
    <w:link w:val="af3"/>
    <w:uiPriority w:val="99"/>
    <w:rsid w:val="00A232A5"/>
    <w:rPr>
      <w:rFonts w:eastAsia="Times New Roman"/>
      <w:sz w:val="18"/>
      <w:szCs w:val="18"/>
    </w:rPr>
  </w:style>
  <w:style w:type="paragraph" w:styleId="af5">
    <w:name w:val="footer"/>
    <w:basedOn w:val="a"/>
    <w:link w:val="af6"/>
    <w:uiPriority w:val="99"/>
    <w:unhideWhenUsed/>
    <w:rsid w:val="00A232A5"/>
    <w:pPr>
      <w:tabs>
        <w:tab w:val="center" w:pos="4153"/>
        <w:tab w:val="right" w:pos="8306"/>
      </w:tabs>
      <w:snapToGrid w:val="0"/>
      <w:spacing w:line="240" w:lineRule="auto"/>
    </w:pPr>
    <w:rPr>
      <w:sz w:val="18"/>
      <w:szCs w:val="18"/>
    </w:rPr>
  </w:style>
  <w:style w:type="character" w:customStyle="1" w:styleId="af6">
    <w:name w:val="页脚 字符"/>
    <w:basedOn w:val="a0"/>
    <w:link w:val="af5"/>
    <w:uiPriority w:val="99"/>
    <w:rsid w:val="00A232A5"/>
    <w:rPr>
      <w:rFonts w:eastAsia="Times New Roman"/>
      <w:sz w:val="18"/>
      <w:szCs w:val="18"/>
    </w:rPr>
  </w:style>
  <w:style w:type="paragraph" w:styleId="af7">
    <w:name w:val="Revision"/>
    <w:hidden/>
    <w:uiPriority w:val="99"/>
    <w:semiHidden/>
    <w:rsid w:val="00B65472"/>
    <w:pPr>
      <w:spacing w:after="0" w:line="240" w:lineRule="auto"/>
    </w:pPr>
    <w:rPr>
      <w:rFonts w:eastAsia="Times New Roman"/>
      <w:sz w:val="24"/>
    </w:rPr>
  </w:style>
  <w:style w:type="character" w:styleId="af8">
    <w:name w:val="annotation reference"/>
    <w:basedOn w:val="a0"/>
    <w:uiPriority w:val="99"/>
    <w:semiHidden/>
    <w:unhideWhenUsed/>
    <w:rsid w:val="006F200F"/>
    <w:rPr>
      <w:sz w:val="16"/>
      <w:szCs w:val="16"/>
    </w:rPr>
  </w:style>
  <w:style w:type="paragraph" w:styleId="af9">
    <w:name w:val="annotation text"/>
    <w:basedOn w:val="a"/>
    <w:link w:val="afa"/>
    <w:uiPriority w:val="99"/>
    <w:unhideWhenUsed/>
    <w:rsid w:val="006F200F"/>
    <w:pPr>
      <w:spacing w:line="240" w:lineRule="auto"/>
    </w:pPr>
    <w:rPr>
      <w:sz w:val="20"/>
      <w:szCs w:val="20"/>
    </w:rPr>
  </w:style>
  <w:style w:type="character" w:customStyle="1" w:styleId="afa">
    <w:name w:val="批注文字 字符"/>
    <w:basedOn w:val="a0"/>
    <w:link w:val="af9"/>
    <w:uiPriority w:val="99"/>
    <w:rsid w:val="006F200F"/>
    <w:rPr>
      <w:rFonts w:eastAsia="Times New Roman"/>
      <w:sz w:val="20"/>
      <w:szCs w:val="20"/>
    </w:rPr>
  </w:style>
  <w:style w:type="paragraph" w:styleId="afb">
    <w:name w:val="annotation subject"/>
    <w:basedOn w:val="af9"/>
    <w:next w:val="af9"/>
    <w:link w:val="afc"/>
    <w:uiPriority w:val="99"/>
    <w:semiHidden/>
    <w:unhideWhenUsed/>
    <w:rsid w:val="006F200F"/>
    <w:rPr>
      <w:b/>
      <w:bCs/>
    </w:rPr>
  </w:style>
  <w:style w:type="character" w:customStyle="1" w:styleId="afc">
    <w:name w:val="批注主题 字符"/>
    <w:basedOn w:val="afa"/>
    <w:link w:val="afb"/>
    <w:uiPriority w:val="99"/>
    <w:semiHidden/>
    <w:rsid w:val="006F200F"/>
    <w:rPr>
      <w:rFonts w:eastAsia="Times New Roman"/>
      <w:b/>
      <w:bCs/>
      <w:sz w:val="20"/>
      <w:szCs w:val="20"/>
    </w:rPr>
  </w:style>
  <w:style w:type="paragraph" w:styleId="afd">
    <w:name w:val="caption"/>
    <w:basedOn w:val="a"/>
    <w:next w:val="a"/>
    <w:uiPriority w:val="35"/>
    <w:unhideWhenUsed/>
    <w:qFormat/>
    <w:rsid w:val="00715CAA"/>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7FA1E-344E-41DC-A166-B961FC52B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530</TotalTime>
  <Pages>15</Pages>
  <Words>2598</Words>
  <Characters>14814</Characters>
  <Application>Microsoft Office Word</Application>
  <DocSecurity>0</DocSecurity>
  <Lines>123</Lines>
  <Paragraphs>34</Paragraphs>
  <ScaleCrop>false</ScaleCrop>
  <Company/>
  <LinksUpToDate>false</LinksUpToDate>
  <CharactersWithSpaces>17378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移淼 郝</dc:creator>
  <cp:keywords/>
  <dc:description/>
  <cp:lastModifiedBy>移淼 郝</cp:lastModifiedBy>
  <cp:revision>69</cp:revision>
  <cp:lastPrinted>2025-10-20T14:33:00Z</cp:lastPrinted>
  <dcterms:created xsi:type="dcterms:W3CDTF">2025-10-16T21:14:00Z</dcterms:created>
  <dcterms:modified xsi:type="dcterms:W3CDTF">2025-12-01T15:24:00Z</dcterms:modified>
</cp:coreProperties>
</file>